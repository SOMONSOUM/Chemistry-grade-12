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7B3" w:rsidRDefault="004D6311" w:rsidP="00B747B3">
      <w:pPr>
        <w:ind w:left="720" w:firstLine="720"/>
        <w:rPr>
          <w:rFonts w:ascii="Khmer OS Muol Light" w:hAnsi="Khmer OS Muol Light" w:cs="Khmer OS Muol Light"/>
          <w:sz w:val="24"/>
        </w:rPr>
      </w:pPr>
      <w:bookmarkStart w:id="0" w:name="_GoBack"/>
      <w:bookmarkEnd w:id="0"/>
      <w:r>
        <w:rPr>
          <w:rFonts w:ascii="Khmer OS Muol Light" w:hAnsi="Khmer OS Muol Light" w:cs="Khmer OS Muol Light"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7620</wp:posOffset>
                </wp:positionV>
                <wp:extent cx="2766060" cy="668655"/>
                <wp:effectExtent l="5715" t="9525" r="9525" b="7620"/>
                <wp:wrapNone/>
                <wp:docPr id="13" name="AutoShape 2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668655"/>
                        </a:xfrm>
                        <a:prstGeom prst="flowChartAlternateProcess">
                          <a:avLst/>
                        </a:prstGeom>
                        <a:gradFill rotWithShape="1">
                          <a:gsLst>
                            <a:gs pos="0">
                              <a:schemeClr val="tx2">
                                <a:lumMod val="40000"/>
                                <a:lumOff val="60000"/>
                              </a:schemeClr>
                            </a:gs>
                            <a:gs pos="10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764" w:rsidRPr="00B747B3" w:rsidRDefault="00E23764" w:rsidP="00B747B3">
                            <w:pPr>
                              <w:jc w:val="center"/>
                              <w:rPr>
                                <w:sz w:val="28"/>
                                <w:szCs w:val="28"/>
                                <w:highlight w:val="lightGray"/>
                              </w:rPr>
                            </w:pPr>
                            <w:r w:rsidRPr="00B747B3">
                              <w:rPr>
                                <w:rFonts w:ascii="Khmer OS Muol Light" w:hAnsi="Khmer OS Muol Light" w:cs="Khmer OS Muol Light"/>
                                <w:sz w:val="28"/>
                                <w:szCs w:val="28"/>
                                <w:highlight w:val="lightGray"/>
                                <w:cs/>
                                <w:lang w:val="ca-ES" w:bidi="km-KH"/>
                              </w:rPr>
                              <w:t>អត្រាកម្មអាស៊ីត</w:t>
                            </w:r>
                            <w:r w:rsidRPr="00B747B3">
                              <w:rPr>
                                <w:rFonts w:ascii="Khmer OS Muol Light" w:hAnsi="Khmer OS Muol Light" w:cs="Khmer OS Muol Light"/>
                                <w:sz w:val="28"/>
                                <w:szCs w:val="28"/>
                                <w:highlight w:val="lightGray"/>
                                <w:lang w:val="ca-ES"/>
                              </w:rPr>
                              <w:t>-</w:t>
                            </w:r>
                            <w:r w:rsidRPr="00B747B3">
                              <w:rPr>
                                <w:rFonts w:ascii="Khmer OS Muol Light" w:hAnsi="Khmer OS Muol Light" w:cs="Khmer OS Muol Light"/>
                                <w:sz w:val="28"/>
                                <w:szCs w:val="28"/>
                                <w:highlight w:val="lightGray"/>
                                <w:cs/>
                                <w:lang w:val="ca-ES" w:bidi="km-KH"/>
                              </w:rPr>
                              <w:t>បាស</w:t>
                            </w:r>
                          </w:p>
                          <w:p w:rsidR="00E23764" w:rsidRPr="00664CF7" w:rsidRDefault="00E23764" w:rsidP="00B747B3">
                            <w:pPr>
                              <w:jc w:val="center"/>
                              <w:rPr>
                                <w:rFonts w:ascii="Comic Sans MS" w:hAnsi="Comic Sans MS" w:cs="Khmer UI"/>
                                <w:sz w:val="28"/>
                                <w:szCs w:val="28"/>
                              </w:rPr>
                            </w:pPr>
                            <w:r w:rsidRPr="00B747B3">
                              <w:rPr>
                                <w:rFonts w:ascii="Comic Sans MS" w:hAnsi="Comic Sans MS" w:cs="Khmer UI"/>
                                <w:sz w:val="28"/>
                                <w:szCs w:val="28"/>
                                <w:highlight w:val="lightGray"/>
                              </w:rPr>
                              <w:t>Acid-base Titration</w:t>
                            </w:r>
                          </w:p>
                          <w:p w:rsidR="00E23764" w:rsidRDefault="00E23764" w:rsidP="00B747B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AutoShape 2630" o:spid="_x0000_s1026" type="#_x0000_t176" style="position:absolute;left:0;text-align:left;margin-left:163.2pt;margin-top:.6pt;width:217.8pt;height:52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" fillcolor="#8db3e2 [1311]">
                <v:fill color2="#c0504d [3205]" rotate="t" focus="100%" type="gradient"/>
                <v:textbox>
                  <w:txbxContent>
                    <w:p w:rsidR="00E23764" w:rsidRPr="00B747B3" w:rsidRDefault="00E23764" w:rsidP="00B747B3">
                      <w:pPr>
                        <w:jc w:val="center"/>
                        <w:rPr>
                          <w:sz w:val="28"/>
                          <w:szCs w:val="28"/>
                          <w:highlight w:val="lightGray"/>
                        </w:rPr>
                      </w:pPr>
                      <w:r w:rsidRPr="00B747B3">
                        <w:rPr>
                          <w:rFonts w:ascii="Khmer OS Muol Light" w:hAnsi="Khmer OS Muol Light" w:cs="Khmer OS Muol Light"/>
                          <w:sz w:val="28"/>
                          <w:szCs w:val="28"/>
                          <w:highlight w:val="lightGray"/>
                          <w:cs/>
                          <w:lang w:val="ca-ES" w:bidi="km-KH"/>
                        </w:rPr>
                        <w:t>អត្រាកម្មអាស៊ីត</w:t>
                      </w:r>
                      <w:r w:rsidRPr="00B747B3">
                        <w:rPr>
                          <w:rFonts w:ascii="Khmer OS Muol Light" w:hAnsi="Khmer OS Muol Light" w:cs="Khmer OS Muol Light"/>
                          <w:sz w:val="28"/>
                          <w:szCs w:val="28"/>
                          <w:highlight w:val="lightGray"/>
                          <w:lang w:val="ca-ES"/>
                        </w:rPr>
                        <w:t>-</w:t>
                      </w:r>
                      <w:r w:rsidRPr="00B747B3">
                        <w:rPr>
                          <w:rFonts w:ascii="Khmer OS Muol Light" w:hAnsi="Khmer OS Muol Light" w:cs="Khmer OS Muol Light"/>
                          <w:sz w:val="28"/>
                          <w:szCs w:val="28"/>
                          <w:highlight w:val="lightGray"/>
                          <w:cs/>
                          <w:lang w:val="ca-ES" w:bidi="km-KH"/>
                        </w:rPr>
                        <w:t>បាស</w:t>
                      </w:r>
                    </w:p>
                    <w:p w:rsidR="00E23764" w:rsidRPr="00664CF7" w:rsidRDefault="00E23764" w:rsidP="00B747B3">
                      <w:pPr>
                        <w:jc w:val="center"/>
                        <w:rPr>
                          <w:rFonts w:ascii="Comic Sans MS" w:hAnsi="Comic Sans MS" w:cs="Khmer UI"/>
                          <w:sz w:val="28"/>
                          <w:szCs w:val="28"/>
                        </w:rPr>
                      </w:pPr>
                      <w:r w:rsidRPr="00B747B3">
                        <w:rPr>
                          <w:rFonts w:ascii="Comic Sans MS" w:hAnsi="Comic Sans MS" w:cs="Khmer UI"/>
                          <w:sz w:val="28"/>
                          <w:szCs w:val="28"/>
                          <w:highlight w:val="lightGray"/>
                        </w:rPr>
                        <w:t>Acid-base Titration</w:t>
                      </w:r>
                    </w:p>
                    <w:p w:rsidR="00E23764" w:rsidRDefault="00E23764" w:rsidP="00B747B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Khmer OS Muol Light" w:hAnsi="Khmer OS Muol Light" w:cs="Khmer OS Muol Light"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844550</wp:posOffset>
                </wp:positionH>
                <wp:positionV relativeFrom="paragraph">
                  <wp:posOffset>161290</wp:posOffset>
                </wp:positionV>
                <wp:extent cx="1074420" cy="514985"/>
                <wp:effectExtent l="0" t="1270" r="0" b="0"/>
                <wp:wrapNone/>
                <wp:docPr id="12" name="Rectangle 2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4420" cy="514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3764" w:rsidRPr="00253D72" w:rsidRDefault="00E23764" w:rsidP="00B747B3">
                            <w:pPr>
                              <w:rPr>
                                <w:rFonts w:ascii="Khmer OS Muol Light" w:hAnsi="Khmer OS Muol Light" w:cs="Khmer OS Muol Light"/>
                                <w:sz w:val="28"/>
                                <w:szCs w:val="28"/>
                                <w:u w:val="single"/>
                                <w:lang w:val="ca-ES"/>
                              </w:rPr>
                            </w:pPr>
                            <w:r w:rsidRPr="00253D72">
                              <w:rPr>
                                <w:rFonts w:ascii="Khmer OS Muol Light" w:hAnsi="Khmer OS Muol Light" w:cs="Khmer OS Muol Light"/>
                                <w:sz w:val="28"/>
                                <w:szCs w:val="28"/>
                                <w:u w:val="single"/>
                                <w:cs/>
                                <w:lang w:val="ca-ES" w:bidi="km-KH"/>
                              </w:rPr>
                              <w:t>មេរៀនទី៤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631" o:spid="_x0000_s1027" style="position:absolute;left:0;text-align:left;margin-left:66.5pt;margin-top:12.7pt;width:84.6pt;height:40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" filled="f" stroked="f">
                <v:textbox>
                  <w:txbxContent>
                    <w:p w:rsidR="00E23764" w:rsidRPr="00253D72" w:rsidRDefault="00E23764" w:rsidP="00B747B3">
                      <w:pPr>
                        <w:rPr>
                          <w:rFonts w:ascii="Khmer OS Muol Light" w:hAnsi="Khmer OS Muol Light" w:cs="Khmer OS Muol Light"/>
                          <w:sz w:val="28"/>
                          <w:szCs w:val="28"/>
                          <w:u w:val="single"/>
                          <w:lang w:val="ca-ES"/>
                        </w:rPr>
                      </w:pPr>
                      <w:r w:rsidRPr="00253D72">
                        <w:rPr>
                          <w:rFonts w:ascii="Khmer OS Muol Light" w:hAnsi="Khmer OS Muol Light" w:cs="Khmer OS Muol Light"/>
                          <w:sz w:val="28"/>
                          <w:szCs w:val="28"/>
                          <w:u w:val="single"/>
                          <w:cs/>
                          <w:lang w:val="ca-ES" w:bidi="km-KH"/>
                        </w:rPr>
                        <w:t>មេរៀនទី៤</w:t>
                      </w:r>
                    </w:p>
                  </w:txbxContent>
                </v:textbox>
              </v:rect>
            </w:pict>
          </mc:Fallback>
        </mc:AlternateContent>
      </w:r>
    </w:p>
    <w:p w:rsidR="00B747B3" w:rsidRDefault="00B747B3" w:rsidP="00B747B3">
      <w:pPr>
        <w:tabs>
          <w:tab w:val="left" w:pos="8165"/>
        </w:tabs>
        <w:jc w:val="center"/>
        <w:rPr>
          <w:rFonts w:ascii="Khmer OS Muol Light" w:hAnsi="Khmer OS Muol Light" w:cs="Khmer OS Muol Light"/>
          <w:sz w:val="24"/>
        </w:rPr>
      </w:pPr>
    </w:p>
    <w:p w:rsidR="00B747B3" w:rsidRPr="008C53A6" w:rsidRDefault="00B747B3" w:rsidP="00B747B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8165"/>
        </w:tabs>
        <w:spacing w:after="120"/>
        <w:jc w:val="both"/>
        <w:rPr>
          <w:rFonts w:ascii="Khmer OS Siemreap" w:hAnsi="Khmer OS Siemreap" w:cs="Khmer OS Siemreap"/>
          <w:b/>
          <w:sz w:val="28"/>
          <w:szCs w:val="28"/>
        </w:rPr>
      </w:pPr>
      <w:r w:rsidRPr="00B93A82">
        <w:rPr>
          <w:rFonts w:ascii="Khmer OS Siemreap" w:hAnsi="Khmer OS Siemreap" w:cs="Khmer OS Siemreap"/>
          <w:b/>
          <w:bCs/>
          <w:sz w:val="28"/>
          <w:szCs w:val="28"/>
          <w:cs/>
          <w:lang w:val="ca-ES" w:bidi="km-KH"/>
        </w:rPr>
        <w:t>១</w:t>
      </w:r>
      <w:r>
        <w:rPr>
          <w:rFonts w:ascii="Khmer OS Siemreap" w:hAnsi="Khmer OS Siemreap" w:cs="Khmer OS Siemreap"/>
          <w:b/>
          <w:sz w:val="28"/>
          <w:szCs w:val="28"/>
          <w:lang w:val="ca-ES"/>
        </w:rPr>
        <w:t>.</w:t>
      </w:r>
      <w:r>
        <w:rPr>
          <w:rFonts w:ascii="Khmer OS Siemreap" w:hAnsi="Khmer OS Siemreap" w:cs="Khmer OS Siemreap"/>
          <w:b/>
          <w:sz w:val="28"/>
          <w:szCs w:val="28"/>
          <w:lang w:val="ca-ES"/>
        </w:rPr>
        <w:tab/>
      </w:r>
      <w:r w:rsidRPr="00B93A82">
        <w:rPr>
          <w:rFonts w:ascii="Khmer OS Siemreap" w:hAnsi="Khmer OS Siemreap" w:cs="Khmer OS Siemreap"/>
          <w:b/>
          <w:bCs/>
          <w:sz w:val="28"/>
          <w:szCs w:val="28"/>
          <w:cs/>
          <w:lang w:val="ca-ES" w:bidi="km-KH"/>
        </w:rPr>
        <w:t>អត្រាកម្ម</w:t>
      </w:r>
      <w:r>
        <w:rPr>
          <w:rFonts w:ascii="Khmer OS Siemreap" w:hAnsi="Khmer OS Siemreap" w:cs="Khmer OS Siemreap"/>
          <w:b/>
          <w:sz w:val="28"/>
          <w:szCs w:val="28"/>
          <w:lang w:val="ca-ES"/>
        </w:rPr>
        <w:t xml:space="preserve"> (</w:t>
      </w:r>
      <w:r>
        <w:rPr>
          <w:rFonts w:ascii="Khmer OS Siemreap" w:hAnsi="Khmer OS Siemreap" w:cs="Khmer OS Siemreap"/>
          <w:b/>
          <w:sz w:val="28"/>
          <w:szCs w:val="28"/>
        </w:rPr>
        <w:t>Titration)</w:t>
      </w:r>
    </w:p>
    <w:p w:rsidR="00B747B3" w:rsidRDefault="00B747B3" w:rsidP="00B747B3">
      <w:pPr>
        <w:pStyle w:val="ListParagraph"/>
        <w:numPr>
          <w:ilvl w:val="0"/>
          <w:numId w:val="40"/>
        </w:num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8165"/>
        </w:tabs>
        <w:ind w:hanging="716"/>
        <w:jc w:val="both"/>
        <w:rPr>
          <w:rFonts w:ascii="Khmer OS Siemreap" w:hAnsi="Khmer OS Siemreap" w:cs="Khmer OS Siemreap"/>
          <w:sz w:val="24"/>
          <w:lang w:val="ca-ES"/>
        </w:rPr>
      </w:pPr>
      <w:r w:rsidRPr="00FD5003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ដូចម្តេចហៅថា</w:t>
      </w:r>
      <w:r w:rsidRPr="00FD5003">
        <w:rPr>
          <w:rFonts w:ascii="Khmer OS Siemreap" w:hAnsi="Khmer OS Siemreap" w:cs="Khmer OS Siemreap"/>
          <w:i/>
          <w:sz w:val="24"/>
          <w:lang w:val="ca-ES"/>
        </w:rPr>
        <w:t xml:space="preserve"> </w:t>
      </w:r>
      <w:r w:rsidRPr="00FD5003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អត្រាកម្ម</w:t>
      </w:r>
      <w:r w:rsidRPr="00FD5003">
        <w:rPr>
          <w:rFonts w:ascii="Khmer OS Siemreap" w:hAnsi="Khmer OS Siemreap" w:cs="Khmer OS Siemreap"/>
          <w:i/>
          <w:sz w:val="24"/>
          <w:lang w:val="ca-ES"/>
        </w:rPr>
        <w:t xml:space="preserve"> </w:t>
      </w:r>
      <w:r w:rsidRPr="00FD5003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ឬអត្រាមាត្រ</w:t>
      </w:r>
      <w:r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អាស៊ីត</w:t>
      </w:r>
      <w:r>
        <w:rPr>
          <w:rFonts w:ascii="Khmer OS Siemreap" w:hAnsi="Khmer OS Siemreap" w:cs="Khmer OS Siemreap"/>
          <w:i/>
          <w:sz w:val="24"/>
          <w:lang w:val="ca-ES"/>
        </w:rPr>
        <w:t>-</w:t>
      </w:r>
      <w:r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បាស</w:t>
      </w:r>
      <w:r w:rsidRPr="00FD5003">
        <w:rPr>
          <w:rFonts w:ascii="Khmer OS Siemreap" w:hAnsi="Khmer OS Siemreap" w:cs="Khmer OS Siemreap"/>
          <w:i/>
          <w:sz w:val="24"/>
          <w:lang w:val="ca-ES"/>
        </w:rPr>
        <w:t>?</w:t>
      </w:r>
    </w:p>
    <w:p w:rsidR="00B747B3" w:rsidRPr="00FD5003" w:rsidRDefault="00B747B3" w:rsidP="00B747B3">
      <w:pPr>
        <w:pStyle w:val="ListParagraph"/>
        <w:numPr>
          <w:ilvl w:val="0"/>
          <w:numId w:val="41"/>
        </w:numPr>
        <w:tabs>
          <w:tab w:val="left" w:pos="284"/>
          <w:tab w:val="left" w:pos="567"/>
          <w:tab w:val="left" w:pos="851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8165"/>
        </w:tabs>
        <w:ind w:hanging="1009"/>
        <w:jc w:val="both"/>
        <w:rPr>
          <w:rFonts w:ascii="Khmer OS Siemreap" w:hAnsi="Khmer OS Siemreap" w:cs="Khmer OS Siemreap"/>
          <w:b/>
          <w:sz w:val="24"/>
          <w:lang w:val="ca-ES"/>
        </w:rPr>
      </w:pPr>
      <w:r w:rsidRPr="00FD5003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អត្រាកម្ម</w:t>
      </w:r>
      <w:r w:rsidRPr="00FD5003">
        <w:rPr>
          <w:rFonts w:ascii="Khmer OS Siemreap" w:hAnsi="Khmer OS Siemreap" w:cs="Khmer OS Siemreap"/>
          <w:b/>
          <w:i/>
          <w:sz w:val="24"/>
          <w:lang w:val="ca-ES"/>
        </w:rPr>
        <w:t xml:space="preserve"> </w:t>
      </w:r>
      <w:r w:rsidRPr="00FD5003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ឬអត្រាមាត្រ</w:t>
      </w:r>
      <w:r>
        <w:rPr>
          <w:rFonts w:ascii="Khmer OS Siemreap" w:hAnsi="Khmer OS Siemreap" w:cs="Khmer OS Siemreap"/>
          <w:b/>
          <w:sz w:val="24"/>
          <w:lang w:val="ca-ES"/>
        </w:rPr>
        <w:tab/>
      </w:r>
      <w:r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អាស៊ីត</w:t>
      </w:r>
      <w:r>
        <w:rPr>
          <w:rFonts w:ascii="Khmer OS Siemreap" w:hAnsi="Khmer OS Siemreap" w:cs="Khmer OS Siemreap"/>
          <w:b/>
          <w:i/>
          <w:sz w:val="24"/>
          <w:lang w:val="ca-ES"/>
        </w:rPr>
        <w:t>-</w:t>
      </w:r>
      <w:r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បាស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ជាលំនាំ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ឬបច្ចេកទេសដែលគេប្រើនៅទីពិសោធ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ដើម្បីកំណត់កំហាប់</w:t>
      </w:r>
    </w:p>
    <w:p w:rsidR="00B747B3" w:rsidRDefault="00B747B3" w:rsidP="00B747B3">
      <w:pPr>
        <w:tabs>
          <w:tab w:val="left" w:pos="284"/>
          <w:tab w:val="left" w:pos="567"/>
          <w:tab w:val="left" w:pos="851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8165"/>
        </w:tabs>
        <w:ind w:left="284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b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របស់សូលុយស្យុងអាស៊ីត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ឬបាសដែលមិនស្គាល់កំហាប់។</w:t>
      </w:r>
    </w:p>
    <w:p w:rsidR="00B747B3" w:rsidRPr="00A13B25" w:rsidRDefault="00B747B3" w:rsidP="00B747B3">
      <w:pPr>
        <w:pStyle w:val="ListParagraph"/>
        <w:numPr>
          <w:ilvl w:val="0"/>
          <w:numId w:val="40"/>
        </w:numPr>
        <w:tabs>
          <w:tab w:val="left" w:pos="284"/>
          <w:tab w:val="left" w:pos="567"/>
          <w:tab w:val="left" w:pos="851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8165"/>
        </w:tabs>
        <w:ind w:hanging="716"/>
        <w:jc w:val="both"/>
        <w:rPr>
          <w:rFonts w:ascii="Khmer OS Siemreap" w:hAnsi="Khmer OS Siemreap" w:cs="Khmer OS Siemreap"/>
          <w:i/>
          <w:sz w:val="24"/>
          <w:lang w:val="ca-ES"/>
        </w:rPr>
      </w:pPr>
      <w:r w:rsidRPr="00A13B25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តើសូលុយស្យុងដែលគេចង់រកកំហាប់របស់វាហៅថាសូលុយស្យុងអ្វី</w:t>
      </w:r>
      <w:r w:rsidRPr="00A13B25">
        <w:rPr>
          <w:rFonts w:ascii="Khmer OS Siemreap" w:hAnsi="Khmer OS Siemreap" w:cs="Khmer OS Siemreap"/>
          <w:i/>
          <w:sz w:val="24"/>
          <w:lang w:val="ca-ES"/>
        </w:rPr>
        <w:t>?</w:t>
      </w:r>
      <w:r w:rsidRPr="00A13B25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ហើយសូលុយស្យុងដែលគេស្គាល់</w:t>
      </w:r>
    </w:p>
    <w:p w:rsidR="00B747B3" w:rsidRPr="00A13B25" w:rsidRDefault="00B747B3" w:rsidP="00B747B3">
      <w:pPr>
        <w:tabs>
          <w:tab w:val="left" w:pos="284"/>
          <w:tab w:val="left" w:pos="567"/>
          <w:tab w:val="left" w:pos="851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8165"/>
        </w:tabs>
        <w:ind w:left="284"/>
        <w:jc w:val="both"/>
        <w:rPr>
          <w:rFonts w:ascii="Khmer OS Siemreap" w:hAnsi="Khmer OS Siemreap" w:cs="Khmer OS Siemreap"/>
          <w:i/>
          <w:sz w:val="24"/>
          <w:lang w:val="ca-ES"/>
        </w:rPr>
      </w:pPr>
      <w:r w:rsidRPr="00A13B25">
        <w:rPr>
          <w:rFonts w:ascii="Khmer OS Siemreap" w:hAnsi="Khmer OS Siemreap" w:cs="Khmer OS Siemreap"/>
          <w:i/>
          <w:sz w:val="24"/>
          <w:lang w:val="ca-ES"/>
        </w:rPr>
        <w:tab/>
      </w:r>
      <w:r w:rsidRPr="00A13B25">
        <w:rPr>
          <w:rFonts w:ascii="Khmer OS Siemreap" w:hAnsi="Khmer OS Siemreap" w:cs="Khmer OS Siemreap"/>
          <w:i/>
          <w:sz w:val="24"/>
          <w:lang w:val="ca-ES"/>
        </w:rPr>
        <w:tab/>
      </w:r>
      <w:r w:rsidRPr="00A13B25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កំហាប់របស់វាហៅថាសូលុយស្យុងអ្វី</w:t>
      </w:r>
      <w:r w:rsidRPr="00A13B25">
        <w:rPr>
          <w:rFonts w:ascii="Khmer OS Siemreap" w:hAnsi="Khmer OS Siemreap" w:cs="Khmer OS Siemreap"/>
          <w:i/>
          <w:sz w:val="24"/>
          <w:lang w:val="ca-ES"/>
        </w:rPr>
        <w:t>?</w:t>
      </w:r>
    </w:p>
    <w:p w:rsidR="00B747B3" w:rsidRDefault="00B747B3" w:rsidP="00B747B3">
      <w:pPr>
        <w:pStyle w:val="ListParagraph"/>
        <w:numPr>
          <w:ilvl w:val="0"/>
          <w:numId w:val="41"/>
        </w:numPr>
        <w:tabs>
          <w:tab w:val="left" w:pos="284"/>
          <w:tab w:val="left" w:pos="567"/>
          <w:tab w:val="left" w:pos="851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8165"/>
        </w:tabs>
        <w:ind w:hanging="1009"/>
        <w:jc w:val="both"/>
        <w:rPr>
          <w:rFonts w:ascii="Khmer OS Siemreap" w:hAnsi="Khmer OS Siemreap" w:cs="Khmer OS Siemreap"/>
          <w:sz w:val="24"/>
          <w:lang w:val="ca-ES"/>
        </w:rPr>
      </w:pPr>
      <w:r w:rsidRPr="008C53A6">
        <w:rPr>
          <w:rFonts w:ascii="Khmer OS Siemreap" w:hAnsi="Khmer OS Siemreap" w:cs="Khmer OS Siemreap"/>
          <w:sz w:val="24"/>
          <w:cs/>
          <w:lang w:val="ca-ES" w:bidi="km-KH"/>
        </w:rPr>
        <w:t>សូលុយស្យុងដែលគេ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ចង់រកកំហាប់របស់វាហៅថា</w:t>
      </w:r>
      <w:r>
        <w:rPr>
          <w:rFonts w:ascii="Khmer OS Siemreap" w:hAnsi="Khmer OS Siemreap" w:cs="Khmer OS Siemreap"/>
          <w:b/>
          <w:i/>
          <w:sz w:val="24"/>
          <w:lang w:val="ca-ES"/>
        </w:rPr>
        <w:t xml:space="preserve"> </w:t>
      </w:r>
      <w:r w:rsidRPr="008C53A6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សូលុយស្យុងអត្រា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ហើយសូលុយស្យុងដែលគេ</w:t>
      </w:r>
      <w:r w:rsidRPr="008C53A6">
        <w:rPr>
          <w:rFonts w:ascii="Khmer OS Siemreap" w:hAnsi="Khmer OS Siemreap" w:cs="Khmer OS Siemreap"/>
          <w:sz w:val="24"/>
          <w:cs/>
          <w:lang w:val="ca-ES" w:bidi="km-KH"/>
        </w:rPr>
        <w:t>ស្គាល់</w:t>
      </w:r>
    </w:p>
    <w:p w:rsidR="00B747B3" w:rsidRPr="008C53A6" w:rsidRDefault="00B747B3" w:rsidP="00B747B3">
      <w:pPr>
        <w:tabs>
          <w:tab w:val="left" w:pos="284"/>
          <w:tab w:val="left" w:pos="567"/>
          <w:tab w:val="left" w:pos="851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8165"/>
        </w:tabs>
        <w:ind w:left="284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8C53A6">
        <w:rPr>
          <w:rFonts w:ascii="Khmer OS Siemreap" w:hAnsi="Khmer OS Siemreap" w:cs="Khmer OS Siemreap"/>
          <w:sz w:val="24"/>
          <w:cs/>
          <w:lang w:val="ca-ES" w:bidi="km-KH"/>
        </w:rPr>
        <w:t>កំហាប់របស់វាហៅថា</w:t>
      </w:r>
      <w:r>
        <w:rPr>
          <w:rFonts w:ascii="Khmer OS Siemreap" w:hAnsi="Khmer OS Siemreap" w:cs="Khmer OS Siemreap"/>
          <w:b/>
          <w:i/>
          <w:sz w:val="24"/>
          <w:lang w:val="ca-ES"/>
        </w:rPr>
        <w:t xml:space="preserve"> </w:t>
      </w:r>
      <w:r w:rsidRPr="008C53A6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សូលុយស្យុងស្តង់ដា</w:t>
      </w:r>
      <w:r w:rsidRPr="008C53A6">
        <w:rPr>
          <w:rFonts w:ascii="Khmer OS Siemreap" w:hAnsi="Khmer OS Siemreap" w:cs="Khmer OS Siemreap"/>
          <w:b/>
          <w:i/>
          <w:sz w:val="24"/>
          <w:lang w:val="ca-ES"/>
        </w:rPr>
        <w:t xml:space="preserve"> </w:t>
      </w:r>
      <w:r w:rsidRPr="008C53A6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។</w:t>
      </w:r>
    </w:p>
    <w:p w:rsidR="00B747B3" w:rsidRPr="00FD5003" w:rsidRDefault="004D6311" w:rsidP="00B747B3">
      <w:pPr>
        <w:pStyle w:val="ListParagraph"/>
        <w:tabs>
          <w:tab w:val="left" w:pos="284"/>
          <w:tab w:val="left" w:pos="567"/>
          <w:tab w:val="left" w:pos="851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8165"/>
        </w:tabs>
        <w:ind w:left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4253865</wp:posOffset>
                </wp:positionH>
                <wp:positionV relativeFrom="paragraph">
                  <wp:posOffset>116205</wp:posOffset>
                </wp:positionV>
                <wp:extent cx="1536700" cy="607060"/>
                <wp:effectExtent l="5715" t="11430" r="10160" b="10160"/>
                <wp:wrapNone/>
                <wp:docPr id="11" name="AutoShape 2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6700" cy="60706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764" w:rsidRDefault="00E23764" w:rsidP="00B747B3">
                            <w:pPr>
                              <w:jc w:val="center"/>
                              <w:rPr>
                                <w:rFonts w:ascii="Khmer OS Siemreap" w:hAnsi="Khmer OS Siemreap" w:cs="Khmer OS Siemreap"/>
                                <w:sz w:val="20"/>
                                <w:szCs w:val="20"/>
                                <w:lang w:val="ca-ES"/>
                              </w:rPr>
                            </w:pPr>
                            <w:r>
                              <w:rPr>
                                <w:rFonts w:ascii="Khmer OS Siemreap" w:hAnsi="Khmer OS Siemreap" w:cs="Khmer OS Siemreap"/>
                                <w:sz w:val="20"/>
                                <w:szCs w:val="20"/>
                                <w:cs/>
                                <w:lang w:val="ca-ES" w:bidi="km-KH"/>
                              </w:rPr>
                              <w:t>សូ</w:t>
                            </w:r>
                            <w:r>
                              <w:rPr>
                                <w:rFonts w:ascii="Khmer OS Siemreap" w:hAnsi="Khmer OS Siemreap" w:cs="Khmer OS Siemreap"/>
                                <w:sz w:val="20"/>
                                <w:szCs w:val="20"/>
                                <w:lang w:val="ca-ES"/>
                              </w:rPr>
                              <w:t xml:space="preserve">. </w:t>
                            </w:r>
                            <w:r>
                              <w:rPr>
                                <w:rFonts w:ascii="Khmer OS Siemreap" w:hAnsi="Khmer OS Siemreap" w:cs="Khmer OS Siemreap"/>
                                <w:sz w:val="20"/>
                                <w:szCs w:val="20"/>
                                <w:cs/>
                                <w:lang w:val="ca-ES" w:bidi="km-KH"/>
                              </w:rPr>
                              <w:t>ស្តង់ដាត្រូវបានគេដាក់</w:t>
                            </w:r>
                          </w:p>
                          <w:p w:rsidR="00E23764" w:rsidRDefault="00E23764" w:rsidP="00B747B3">
                            <w:pPr>
                              <w:jc w:val="center"/>
                              <w:rPr>
                                <w:rFonts w:ascii="Khmer OS Siemreap" w:hAnsi="Khmer OS Siemreap" w:cs="Khmer OS Siemreap"/>
                                <w:sz w:val="20"/>
                                <w:szCs w:val="20"/>
                                <w:lang w:val="ca-ES"/>
                              </w:rPr>
                            </w:pPr>
                            <w:r>
                              <w:rPr>
                                <w:rFonts w:ascii="Khmer OS Siemreap" w:hAnsi="Khmer OS Siemreap" w:cs="Khmer OS Siemreap"/>
                                <w:sz w:val="20"/>
                                <w:szCs w:val="20"/>
                                <w:cs/>
                                <w:lang w:val="ca-ES" w:bidi="km-KH"/>
                              </w:rPr>
                              <w:t>ក្នុងប៊ុយរ៉ែត</w:t>
                            </w:r>
                          </w:p>
                          <w:p w:rsidR="00E23764" w:rsidRPr="00FC02D7" w:rsidRDefault="00E23764" w:rsidP="00B747B3">
                            <w:pPr>
                              <w:rPr>
                                <w:rFonts w:ascii="Khmer OS Siemreap" w:hAnsi="Khmer OS Siemreap" w:cs="Khmer OS Siemreap"/>
                                <w:sz w:val="20"/>
                                <w:szCs w:val="20"/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34" o:spid="_x0000_s1028" type="#_x0000_t176" style="position:absolute;left:0;text-align:left;margin-left:334.95pt;margin-top:9.15pt;width:121pt;height:47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">
                <v:textbox>
                  <w:txbxContent>
                    <w:p w:rsidR="00E23764" w:rsidRDefault="00E23764" w:rsidP="00B747B3">
                      <w:pPr>
                        <w:jc w:val="center"/>
                        <w:rPr>
                          <w:rFonts w:ascii="Khmer OS Siemreap" w:hAnsi="Khmer OS Siemreap" w:cs="Khmer OS Siemreap"/>
                          <w:sz w:val="20"/>
                          <w:szCs w:val="20"/>
                          <w:lang w:val="ca-ES"/>
                        </w:rPr>
                      </w:pPr>
                      <w:r>
                        <w:rPr>
                          <w:rFonts w:ascii="Khmer OS Siemreap" w:hAnsi="Khmer OS Siemreap" w:cs="Khmer OS Siemreap"/>
                          <w:sz w:val="20"/>
                          <w:szCs w:val="20"/>
                          <w:cs/>
                          <w:lang w:val="ca-ES" w:bidi="km-KH"/>
                        </w:rPr>
                        <w:t>សូ</w:t>
                      </w:r>
                      <w:r>
                        <w:rPr>
                          <w:rFonts w:ascii="Khmer OS Siemreap" w:hAnsi="Khmer OS Siemreap" w:cs="Khmer OS Siemreap"/>
                          <w:sz w:val="20"/>
                          <w:szCs w:val="20"/>
                          <w:lang w:val="ca-ES"/>
                        </w:rPr>
                        <w:t xml:space="preserve">. </w:t>
                      </w:r>
                      <w:r>
                        <w:rPr>
                          <w:rFonts w:ascii="Khmer OS Siemreap" w:hAnsi="Khmer OS Siemreap" w:cs="Khmer OS Siemreap"/>
                          <w:sz w:val="20"/>
                          <w:szCs w:val="20"/>
                          <w:cs/>
                          <w:lang w:val="ca-ES" w:bidi="km-KH"/>
                        </w:rPr>
                        <w:t>ស្តង់ដាត្រូវបានគេដាក់</w:t>
                      </w:r>
                    </w:p>
                    <w:p w:rsidR="00E23764" w:rsidRDefault="00E23764" w:rsidP="00B747B3">
                      <w:pPr>
                        <w:jc w:val="center"/>
                        <w:rPr>
                          <w:rFonts w:ascii="Khmer OS Siemreap" w:hAnsi="Khmer OS Siemreap" w:cs="Khmer OS Siemreap"/>
                          <w:sz w:val="20"/>
                          <w:szCs w:val="20"/>
                          <w:lang w:val="ca-ES"/>
                        </w:rPr>
                      </w:pPr>
                      <w:r>
                        <w:rPr>
                          <w:rFonts w:ascii="Khmer OS Siemreap" w:hAnsi="Khmer OS Siemreap" w:cs="Khmer OS Siemreap"/>
                          <w:sz w:val="20"/>
                          <w:szCs w:val="20"/>
                          <w:cs/>
                          <w:lang w:val="ca-ES" w:bidi="km-KH"/>
                        </w:rPr>
                        <w:t>ក្នុងប៊ុយរ៉ែត</w:t>
                      </w:r>
                    </w:p>
                    <w:p w:rsidR="00E23764" w:rsidRPr="00FC02D7" w:rsidRDefault="00E23764" w:rsidP="00B747B3">
                      <w:pPr>
                        <w:rPr>
                          <w:rFonts w:ascii="Khmer OS Siemreap" w:hAnsi="Khmer OS Siemreap" w:cs="Khmer OS Siemreap"/>
                          <w:sz w:val="20"/>
                          <w:szCs w:val="20"/>
                          <w:lang w:val="ca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747B3">
        <w:rPr>
          <w:rFonts w:ascii="Khmer OS Siemreap" w:hAnsi="Khmer OS Siemreap" w:cs="Khmer OS Siemreap"/>
          <w:noProof/>
          <w:sz w:val="24"/>
          <w:lang w:bidi="km-K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746125</wp:posOffset>
            </wp:positionH>
            <wp:positionV relativeFrom="paragraph">
              <wp:posOffset>85725</wp:posOffset>
            </wp:positionV>
            <wp:extent cx="3544570" cy="2512060"/>
            <wp:effectExtent l="19050" t="0" r="0" b="0"/>
            <wp:wrapNone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2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570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47B3" w:rsidRPr="00B93A82" w:rsidRDefault="004D6311" w:rsidP="00B747B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8165"/>
        </w:tabs>
        <w:jc w:val="both"/>
        <w:rPr>
          <w:rFonts w:ascii="Khmer OS Siemreap" w:hAnsi="Khmer OS Siemreap" w:cs="Khmer OS Siemreap"/>
          <w:sz w:val="28"/>
          <w:szCs w:val="28"/>
          <w:lang w:val="ca-ES"/>
        </w:rPr>
      </w:pPr>
      <w:r>
        <w:rPr>
          <w:rFonts w:ascii="Khmer OS Siemreap" w:hAnsi="Khmer OS Siemreap" w:cs="Khmer OS Siemreap"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3685540</wp:posOffset>
                </wp:positionH>
                <wp:positionV relativeFrom="paragraph">
                  <wp:posOffset>22860</wp:posOffset>
                </wp:positionV>
                <wp:extent cx="568325" cy="130175"/>
                <wp:effectExtent l="27940" t="53340" r="13335" b="6985"/>
                <wp:wrapNone/>
                <wp:docPr id="10" name="AutoShape 2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68325" cy="130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79C5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635" o:spid="_x0000_s1026" type="#_x0000_t32" style="position:absolute;margin-left:290.2pt;margin-top:1.8pt;width:44.75pt;height:10.2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">
                <v:stroke endarrow="block"/>
              </v:shape>
            </w:pict>
          </mc:Fallback>
        </mc:AlternateContent>
      </w:r>
    </w:p>
    <w:p w:rsidR="00B747B3" w:rsidRDefault="00B747B3" w:rsidP="00B747B3">
      <w:pPr>
        <w:tabs>
          <w:tab w:val="left" w:pos="8165"/>
        </w:tabs>
        <w:jc w:val="center"/>
        <w:rPr>
          <w:rFonts w:ascii="Khmer OS Muol Light" w:hAnsi="Khmer OS Muol Light" w:cs="Khmer OS Muol Light"/>
          <w:sz w:val="24"/>
        </w:rPr>
      </w:pPr>
    </w:p>
    <w:p w:rsidR="00B747B3" w:rsidRDefault="004D6311" w:rsidP="00B747B3">
      <w:pPr>
        <w:tabs>
          <w:tab w:val="left" w:pos="8165"/>
        </w:tabs>
        <w:rPr>
          <w:rFonts w:ascii="Khmer OS Muol Light" w:hAnsi="Khmer OS Muol Light" w:cs="Khmer OS Muol Light"/>
          <w:sz w:val="24"/>
        </w:rPr>
      </w:pPr>
      <w:r>
        <w:rPr>
          <w:rFonts w:ascii="Khmer OS Muol Light" w:hAnsi="Khmer OS Muol Light" w:cs="Khmer OS Muol Light"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3978275</wp:posOffset>
                </wp:positionH>
                <wp:positionV relativeFrom="paragraph">
                  <wp:posOffset>775970</wp:posOffset>
                </wp:positionV>
                <wp:extent cx="314325" cy="0"/>
                <wp:effectExtent l="15875" t="56515" r="12700" b="57785"/>
                <wp:wrapNone/>
                <wp:docPr id="9" name="AutoShape 2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78C4B8" id="AutoShape 2636" o:spid="_x0000_s1026" type="#_x0000_t32" style="position:absolute;margin-left:313.25pt;margin-top:61.1pt;width:24.75pt;height: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">
                <v:stroke endarrow="block"/>
              </v:shape>
            </w:pict>
          </mc:Fallback>
        </mc:AlternateContent>
      </w:r>
      <w:r>
        <w:rPr>
          <w:rFonts w:ascii="Khmer OS Muol Light" w:hAnsi="Khmer OS Muol Light" w:cs="Khmer OS Muol Light"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4292600</wp:posOffset>
                </wp:positionH>
                <wp:positionV relativeFrom="paragraph">
                  <wp:posOffset>451485</wp:posOffset>
                </wp:positionV>
                <wp:extent cx="1628775" cy="607060"/>
                <wp:effectExtent l="6350" t="8255" r="12700" b="13335"/>
                <wp:wrapNone/>
                <wp:docPr id="8" name="AutoShape 2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8775" cy="60706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764" w:rsidRPr="00FC02D7" w:rsidRDefault="00E23764" w:rsidP="00B747B3">
                            <w:pPr>
                              <w:jc w:val="center"/>
                              <w:rPr>
                                <w:rFonts w:ascii="Khmer OS Siemreap" w:hAnsi="Khmer OS Siemreap" w:cs="Khmer OS Siemreap"/>
                                <w:sz w:val="20"/>
                                <w:szCs w:val="20"/>
                                <w:lang w:val="ca-ES"/>
                              </w:rPr>
                            </w:pPr>
                            <w:r w:rsidRPr="00FC02D7">
                              <w:rPr>
                                <w:rFonts w:ascii="Khmer OS Siemreap" w:hAnsi="Khmer OS Siemreap" w:cs="Khmer OS Siemreap"/>
                                <w:sz w:val="20"/>
                                <w:szCs w:val="20"/>
                                <w:cs/>
                                <w:lang w:val="ca-ES" w:bidi="km-KH"/>
                              </w:rPr>
                              <w:t>សូ</w:t>
                            </w:r>
                            <w:r w:rsidRPr="00FC02D7">
                              <w:rPr>
                                <w:rFonts w:ascii="Khmer OS Siemreap" w:hAnsi="Khmer OS Siemreap" w:cs="Khmer OS Siemreap"/>
                                <w:sz w:val="20"/>
                                <w:szCs w:val="20"/>
                                <w:lang w:val="ca-ES"/>
                              </w:rPr>
                              <w:t xml:space="preserve">. </w:t>
                            </w:r>
                            <w:r w:rsidRPr="00FC02D7">
                              <w:rPr>
                                <w:rFonts w:ascii="Khmer OS Siemreap" w:hAnsi="Khmer OS Siemreap" w:cs="Khmer OS Siemreap"/>
                                <w:sz w:val="20"/>
                                <w:szCs w:val="20"/>
                                <w:cs/>
                                <w:lang w:val="ca-ES" w:bidi="km-KH"/>
                              </w:rPr>
                              <w:t>អត្រាត្រូវបានគេត្រូវបាន</w:t>
                            </w:r>
                            <w:r>
                              <w:rPr>
                                <w:rFonts w:ascii="Khmer OS Siemreap" w:hAnsi="Khmer OS Siemreap" w:cs="Khmer OS Siemreap"/>
                                <w:sz w:val="20"/>
                                <w:szCs w:val="20"/>
                                <w:lang w:val="ca-ES"/>
                              </w:rPr>
                              <w:t xml:space="preserve"> </w:t>
                            </w:r>
                            <w:r w:rsidRPr="00FC02D7">
                              <w:rPr>
                                <w:rFonts w:ascii="Khmer OS Siemreap" w:hAnsi="Khmer OS Siemreap" w:cs="Khmer OS Siemreap"/>
                                <w:sz w:val="20"/>
                                <w:szCs w:val="20"/>
                                <w:cs/>
                                <w:lang w:val="ca-ES" w:bidi="km-KH"/>
                              </w:rPr>
                              <w:t>គេដាក់ក្នុងកែវអ៊ែឡែន</w:t>
                            </w:r>
                          </w:p>
                          <w:p w:rsidR="00E23764" w:rsidRPr="00CC0085" w:rsidRDefault="00E23764" w:rsidP="00B747B3">
                            <w:pPr>
                              <w:rPr>
                                <w:rFonts w:ascii="Khmer OS Siemreap" w:hAnsi="Khmer OS Siemreap" w:cs="Khmer OS Siemreap"/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33" o:spid="_x0000_s1029" type="#_x0000_t176" style="position:absolute;margin-left:338pt;margin-top:35.55pt;width:128.25pt;height:47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">
                <v:textbox>
                  <w:txbxContent>
                    <w:p w:rsidR="00E23764" w:rsidRPr="00FC02D7" w:rsidRDefault="00E23764" w:rsidP="00B747B3">
                      <w:pPr>
                        <w:jc w:val="center"/>
                        <w:rPr>
                          <w:rFonts w:ascii="Khmer OS Siemreap" w:hAnsi="Khmer OS Siemreap" w:cs="Khmer OS Siemreap"/>
                          <w:sz w:val="20"/>
                          <w:szCs w:val="20"/>
                          <w:lang w:val="ca-ES"/>
                        </w:rPr>
                      </w:pPr>
                      <w:r w:rsidRPr="00FC02D7">
                        <w:rPr>
                          <w:rFonts w:ascii="Khmer OS Siemreap" w:hAnsi="Khmer OS Siemreap" w:cs="Khmer OS Siemreap"/>
                          <w:sz w:val="20"/>
                          <w:szCs w:val="20"/>
                          <w:cs/>
                          <w:lang w:val="ca-ES" w:bidi="km-KH"/>
                        </w:rPr>
                        <w:t>សូ</w:t>
                      </w:r>
                      <w:r w:rsidRPr="00FC02D7">
                        <w:rPr>
                          <w:rFonts w:ascii="Khmer OS Siemreap" w:hAnsi="Khmer OS Siemreap" w:cs="Khmer OS Siemreap"/>
                          <w:sz w:val="20"/>
                          <w:szCs w:val="20"/>
                          <w:lang w:val="ca-ES"/>
                        </w:rPr>
                        <w:t xml:space="preserve">. </w:t>
                      </w:r>
                      <w:r w:rsidRPr="00FC02D7">
                        <w:rPr>
                          <w:rFonts w:ascii="Khmer OS Siemreap" w:hAnsi="Khmer OS Siemreap" w:cs="Khmer OS Siemreap"/>
                          <w:sz w:val="20"/>
                          <w:szCs w:val="20"/>
                          <w:cs/>
                          <w:lang w:val="ca-ES" w:bidi="km-KH"/>
                        </w:rPr>
                        <w:t>អត្រាត្រូវបានគេត្រូវបាន</w:t>
                      </w:r>
                      <w:r>
                        <w:rPr>
                          <w:rFonts w:ascii="Khmer OS Siemreap" w:hAnsi="Khmer OS Siemreap" w:cs="Khmer OS Siemreap"/>
                          <w:sz w:val="20"/>
                          <w:szCs w:val="20"/>
                          <w:lang w:val="ca-ES"/>
                        </w:rPr>
                        <w:t xml:space="preserve"> </w:t>
                      </w:r>
                      <w:r w:rsidRPr="00FC02D7">
                        <w:rPr>
                          <w:rFonts w:ascii="Khmer OS Siemreap" w:hAnsi="Khmer OS Siemreap" w:cs="Khmer OS Siemreap"/>
                          <w:sz w:val="20"/>
                          <w:szCs w:val="20"/>
                          <w:cs/>
                          <w:lang w:val="ca-ES" w:bidi="km-KH"/>
                        </w:rPr>
                        <w:t>គេដាក់ក្នុងកែវអ៊ែឡែន</w:t>
                      </w:r>
                    </w:p>
                    <w:p w:rsidR="00E23764" w:rsidRPr="00CC0085" w:rsidRDefault="00E23764" w:rsidP="00B747B3">
                      <w:pPr>
                        <w:rPr>
                          <w:rFonts w:ascii="Khmer OS Siemreap" w:hAnsi="Khmer OS Siemreap" w:cs="Khmer OS Siemreap"/>
                          <w:lang w:val="ca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Khmer OS Muol Light" w:hAnsi="Khmer OS Muol Light" w:cs="Khmer OS Muol Light"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4524375</wp:posOffset>
                </wp:positionH>
                <wp:positionV relativeFrom="paragraph">
                  <wp:posOffset>706755</wp:posOffset>
                </wp:positionV>
                <wp:extent cx="314325" cy="0"/>
                <wp:effectExtent l="19050" t="53975" r="9525" b="60325"/>
                <wp:wrapNone/>
                <wp:docPr id="7" name="AutoShape 2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E5B1F0" id="AutoShape 2632" o:spid="_x0000_s1026" type="#_x0000_t32" style="position:absolute;margin-left:356.25pt;margin-top:55.65pt;width:24.75pt;height: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">
                <v:stroke endarrow="block"/>
              </v:shape>
            </w:pict>
          </mc:Fallback>
        </mc:AlternateContent>
      </w:r>
    </w:p>
    <w:p w:rsidR="00B747B3" w:rsidRPr="008C53A6" w:rsidRDefault="00B747B3" w:rsidP="00B747B3">
      <w:pPr>
        <w:rPr>
          <w:rFonts w:ascii="Khmer OS Muol Light" w:hAnsi="Khmer OS Muol Light" w:cs="Khmer OS Muol Light"/>
          <w:sz w:val="24"/>
        </w:rPr>
      </w:pPr>
    </w:p>
    <w:p w:rsidR="00B747B3" w:rsidRDefault="00B747B3" w:rsidP="00B747B3">
      <w:pPr>
        <w:rPr>
          <w:rFonts w:ascii="Khmer OS Muol Light" w:hAnsi="Khmer OS Muol Light" w:cs="Khmer OS Muol Light"/>
          <w:sz w:val="24"/>
        </w:rPr>
      </w:pPr>
    </w:p>
    <w:p w:rsidR="006A6F56" w:rsidRDefault="006A6F56" w:rsidP="00B747B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spacing w:after="120"/>
        <w:rPr>
          <w:rFonts w:ascii="Khmer OS Siemreap" w:hAnsi="Khmer OS Siemreap" w:cs="Khmer OS Siemreap"/>
          <w:b/>
          <w:bCs/>
          <w:sz w:val="28"/>
          <w:szCs w:val="28"/>
          <w:lang w:val="ca-ES" w:bidi="km-KH"/>
        </w:rPr>
      </w:pPr>
    </w:p>
    <w:p w:rsidR="006A6F56" w:rsidRDefault="006A6F56" w:rsidP="00B747B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spacing w:after="120"/>
        <w:rPr>
          <w:rFonts w:ascii="Khmer OS Siemreap" w:hAnsi="Khmer OS Siemreap" w:cs="Khmer OS Siemreap"/>
          <w:b/>
          <w:bCs/>
          <w:sz w:val="28"/>
          <w:szCs w:val="28"/>
          <w:lang w:val="ca-ES" w:bidi="km-KH"/>
        </w:rPr>
      </w:pPr>
    </w:p>
    <w:p w:rsidR="00B747B3" w:rsidRDefault="00B747B3" w:rsidP="00B747B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spacing w:after="120"/>
        <w:rPr>
          <w:rFonts w:ascii="Khmer OS Siemreap" w:hAnsi="Khmer OS Siemreap" w:cs="Khmer OS Siemreap"/>
          <w:b/>
          <w:sz w:val="28"/>
          <w:szCs w:val="28"/>
        </w:rPr>
      </w:pPr>
      <w:r w:rsidRPr="008C53A6">
        <w:rPr>
          <w:rFonts w:ascii="Khmer OS Siemreap" w:hAnsi="Khmer OS Siemreap" w:cs="Khmer OS Siemreap"/>
          <w:b/>
          <w:bCs/>
          <w:sz w:val="28"/>
          <w:szCs w:val="28"/>
          <w:cs/>
          <w:lang w:val="ca-ES" w:bidi="km-KH"/>
        </w:rPr>
        <w:t>២</w:t>
      </w:r>
      <w:r>
        <w:rPr>
          <w:rFonts w:ascii="Khmer OS Siemreap" w:hAnsi="Khmer OS Siemreap" w:cs="Khmer OS Siemreap"/>
          <w:b/>
          <w:sz w:val="28"/>
          <w:szCs w:val="28"/>
          <w:lang w:val="ca-ES"/>
        </w:rPr>
        <w:t>.</w:t>
      </w:r>
      <w:r>
        <w:rPr>
          <w:rFonts w:ascii="Khmer OS Siemreap" w:hAnsi="Khmer OS Siemreap" w:cs="Khmer OS Siemreap"/>
          <w:b/>
          <w:sz w:val="28"/>
          <w:szCs w:val="28"/>
          <w:lang w:val="ca-ES"/>
        </w:rPr>
        <w:tab/>
      </w:r>
      <w:r w:rsidRPr="008C53A6">
        <w:rPr>
          <w:rFonts w:ascii="Khmer OS Siemreap" w:hAnsi="Khmer OS Siemreap" w:cs="Khmer OS Siemreap"/>
          <w:b/>
          <w:bCs/>
          <w:sz w:val="28"/>
          <w:szCs w:val="28"/>
          <w:cs/>
          <w:lang w:val="ca-ES" w:bidi="km-KH"/>
        </w:rPr>
        <w:t>ចំណុចសមមូល</w:t>
      </w:r>
      <w:r w:rsidRPr="008C53A6">
        <w:rPr>
          <w:rFonts w:ascii="Khmer OS Siemreap" w:hAnsi="Khmer OS Siemreap" w:cs="Khmer OS Siemreap"/>
          <w:b/>
          <w:sz w:val="28"/>
          <w:szCs w:val="28"/>
          <w:lang w:val="ca-ES"/>
        </w:rPr>
        <w:t xml:space="preserve"> (</w:t>
      </w:r>
      <w:r>
        <w:rPr>
          <w:rFonts w:ascii="Khmer OS Siemreap" w:hAnsi="Khmer OS Siemreap" w:cs="Khmer OS Siemreap"/>
          <w:b/>
          <w:sz w:val="28"/>
          <w:szCs w:val="28"/>
        </w:rPr>
        <w:t>Equivalence</w:t>
      </w:r>
      <w:r w:rsidRPr="008C53A6">
        <w:rPr>
          <w:rFonts w:ascii="Khmer OS Siemreap" w:hAnsi="Khmer OS Siemreap" w:cs="Khmer OS Siemreap"/>
          <w:b/>
          <w:sz w:val="28"/>
          <w:szCs w:val="28"/>
        </w:rPr>
        <w:t xml:space="preserve"> point)</w:t>
      </w:r>
    </w:p>
    <w:p w:rsidR="00B747B3" w:rsidRPr="00A13B25" w:rsidRDefault="00B747B3" w:rsidP="00B747B3">
      <w:pPr>
        <w:pStyle w:val="ListParagraph"/>
        <w:numPr>
          <w:ilvl w:val="0"/>
          <w:numId w:val="40"/>
        </w:num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ind w:hanging="716"/>
        <w:rPr>
          <w:rFonts w:ascii="Khmer OS Siemreap" w:hAnsi="Khmer OS Siemreap" w:cs="Khmer OS Siemreap"/>
          <w:b/>
          <w:i/>
          <w:sz w:val="28"/>
          <w:szCs w:val="28"/>
        </w:rPr>
      </w:pPr>
      <w:r w:rsidRPr="00A13B25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ដូចម្តេចហៅថា</w:t>
      </w:r>
      <w:r w:rsidRPr="00A13B25">
        <w:rPr>
          <w:rFonts w:ascii="Khmer OS Siemreap" w:hAnsi="Khmer OS Siemreap" w:cs="Khmer OS Siemreap"/>
          <w:i/>
          <w:sz w:val="24"/>
          <w:lang w:val="ca-ES"/>
        </w:rPr>
        <w:t xml:space="preserve"> </w:t>
      </w:r>
      <w:r w:rsidRPr="00A13B25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ចំណុចសមមូល</w:t>
      </w:r>
      <w:r w:rsidRPr="00A13B25">
        <w:rPr>
          <w:rFonts w:ascii="Khmer OS Siemreap" w:hAnsi="Khmer OS Siemreap" w:cs="Khmer OS Siemreap"/>
          <w:i/>
          <w:sz w:val="24"/>
          <w:lang w:val="ca-ES"/>
        </w:rPr>
        <w:t>?</w:t>
      </w:r>
    </w:p>
    <w:p w:rsidR="00B747B3" w:rsidRDefault="00B747B3" w:rsidP="00B747B3">
      <w:pPr>
        <w:pStyle w:val="ListParagraph"/>
        <w:numPr>
          <w:ilvl w:val="0"/>
          <w:numId w:val="41"/>
        </w:num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ind w:left="567" w:hanging="283"/>
        <w:rPr>
          <w:rFonts w:ascii="Khmer OS Siemreap" w:hAnsi="Khmer OS Siemreap" w:cs="Khmer OS Siemreap"/>
          <w:b/>
          <w:sz w:val="28"/>
          <w:szCs w:val="28"/>
        </w:rPr>
      </w:pPr>
      <w:r w:rsidRPr="00267DE0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ចំនុចសមមូល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ជាចំណុចដែលសូលុយស្យុងពីរមានចំនួនធាតុគីមីរលាយចូលគ្នា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ក្នុងសមាមាត្រ</w:t>
      </w:r>
      <w:r w:rsidRPr="00267DE0">
        <w:rPr>
          <w:rFonts w:ascii="Khmer OS Siemreap" w:hAnsi="Khmer OS Siemreap" w:cs="Khmer OS Siemreap"/>
          <w:sz w:val="24"/>
          <w:cs/>
          <w:lang w:val="ca-ES" w:bidi="km-KH"/>
        </w:rPr>
        <w:t>ស្មើគ្មា</w:t>
      </w:r>
      <w:r w:rsidRPr="00267DE0">
        <w:rPr>
          <w:rFonts w:ascii="Khmer OS Siemreap" w:hAnsi="Khmer OS Siemreap" w:cs="Khmer OS Siemreap"/>
          <w:sz w:val="24"/>
          <w:lang w:val="ca-ES"/>
        </w:rPr>
        <w:t xml:space="preserve"> (</w:t>
      </w:r>
      <w:r w:rsidRPr="00267DE0">
        <w:rPr>
          <w:rFonts w:ascii="Khmer OS Siemreap" w:hAnsi="Khmer OS Siemreap" w:cs="Khmer OS Siemreap"/>
          <w:sz w:val="24"/>
          <w:cs/>
          <w:lang w:val="ca-ES" w:bidi="km-KH"/>
        </w:rPr>
        <w:t>ឬសមាមាត្រស្ទើត្យូមេទ្រី</w:t>
      </w:r>
      <w:r w:rsidRPr="00267DE0">
        <w:rPr>
          <w:rFonts w:ascii="Khmer OS Siemreap" w:hAnsi="Khmer OS Siemreap" w:cs="Khmer OS Siemreap"/>
          <w:sz w:val="24"/>
          <w:lang w:val="ca-ES"/>
        </w:rPr>
        <w:t>)</w: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B747B3" w:rsidRPr="00A13B25" w:rsidRDefault="00B747B3" w:rsidP="00B747B3">
      <w:pPr>
        <w:pStyle w:val="ListParagraph"/>
        <w:numPr>
          <w:ilvl w:val="0"/>
          <w:numId w:val="40"/>
        </w:num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ind w:hanging="716"/>
        <w:jc w:val="both"/>
        <w:rPr>
          <w:rFonts w:ascii="Khmer OS Siemreap" w:hAnsi="Khmer OS Siemreap" w:cs="Khmer OS Siemreap"/>
          <w:i/>
          <w:sz w:val="28"/>
          <w:szCs w:val="28"/>
        </w:rPr>
      </w:pPr>
      <w:r w:rsidRPr="00A13B25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តើគេត្រូវធ្វើដូចម្តេចខ្លះ</w:t>
      </w:r>
      <w:r w:rsidRPr="00A13B25">
        <w:rPr>
          <w:rFonts w:ascii="Khmer OS Siemreap" w:hAnsi="Khmer OS Siemreap" w:cs="Khmer OS Siemreap"/>
          <w:i/>
          <w:sz w:val="24"/>
          <w:lang w:val="ca-ES"/>
        </w:rPr>
        <w:t xml:space="preserve"> </w:t>
      </w:r>
      <w:r w:rsidRPr="00A13B25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ដើម្បីកំណត់ចំណុចសមមូល</w:t>
      </w:r>
      <w:r w:rsidRPr="00A13B25">
        <w:rPr>
          <w:rFonts w:ascii="Khmer OS Siemreap" w:hAnsi="Khmer OS Siemreap" w:cs="Khmer OS Siemreap"/>
          <w:i/>
          <w:sz w:val="24"/>
          <w:lang w:val="ca-ES"/>
        </w:rPr>
        <w:t>?</w:t>
      </w:r>
    </w:p>
    <w:p w:rsidR="00B747B3" w:rsidRDefault="00B747B3" w:rsidP="00B747B3">
      <w:pPr>
        <w:pStyle w:val="ListParagraph"/>
        <w:numPr>
          <w:ilvl w:val="0"/>
          <w:numId w:val="41"/>
        </w:num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ind w:hanging="1009"/>
        <w:jc w:val="both"/>
        <w:rPr>
          <w:rFonts w:ascii="Khmer OS Siemreap" w:hAnsi="Khmer OS Siemreap" w:cs="Khmer OS Siemreap"/>
          <w:sz w:val="28"/>
          <w:szCs w:val="28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គេប្រើវិធីពីរដើម្បីកំណត់ចំណុចសមមូលគឺ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13B25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ប្រើអង្គធាតុចង្អុលពណ៍</w:t>
      </w:r>
      <w:r w:rsidRPr="00A13B25">
        <w:rPr>
          <w:rFonts w:ascii="Khmer OS Siemreap" w:hAnsi="Khmer OS Siemreap" w:cs="Khmer OS Siemreap"/>
          <w:b/>
          <w:i/>
          <w:sz w:val="24"/>
          <w:lang w:val="ca-ES"/>
        </w:rPr>
        <w:t xml:space="preserve"> </w:t>
      </w:r>
      <w:r w:rsidRPr="00A13B25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និងឧបករណ៍</w:t>
      </w:r>
      <w:r w:rsidRPr="00A13B25">
        <w:rPr>
          <w:rFonts w:ascii="Khmer OS Siemreap" w:hAnsi="Khmer OS Siemreap" w:cs="Khmer OS Siemreap"/>
          <w:b/>
          <w:i/>
          <w:sz w:val="24"/>
          <w:lang w:val="ca-ES"/>
        </w:rPr>
        <w:t xml:space="preserve"> </w:t>
      </w:r>
      <w:r w:rsidRPr="00A13B25">
        <w:rPr>
          <w:rFonts w:ascii="Khmer OS Siemreap" w:hAnsi="Khmer OS Siemreap" w:cs="Khmer OS Siemreap"/>
          <w:b/>
          <w:i/>
          <w:sz w:val="24"/>
        </w:rPr>
        <w:t xml:space="preserve">pH </w:t>
      </w:r>
      <w:r w:rsidRPr="00A13B25">
        <w:rPr>
          <w:rFonts w:ascii="Khmer OS Siemreap" w:hAnsi="Khmer OS Siemreap" w:cs="Khmer OS Siemreap"/>
          <w:b/>
          <w:bCs/>
          <w:i/>
          <w:iCs/>
          <w:sz w:val="24"/>
          <w:cs/>
          <w:lang w:bidi="km-KH"/>
        </w:rPr>
        <w:t>ម៉ែត្រ។</w:t>
      </w:r>
    </w:p>
    <w:p w:rsidR="00B747B3" w:rsidRPr="00A13B25" w:rsidRDefault="00B747B3" w:rsidP="00B747B3">
      <w:pPr>
        <w:pStyle w:val="ListParagraph"/>
        <w:numPr>
          <w:ilvl w:val="0"/>
          <w:numId w:val="40"/>
        </w:num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ind w:hanging="716"/>
        <w:jc w:val="both"/>
        <w:rPr>
          <w:rFonts w:ascii="Khmer OS Siemreap" w:hAnsi="Khmer OS Siemreap" w:cs="Khmer OS Siemreap"/>
          <w:i/>
          <w:sz w:val="28"/>
          <w:szCs w:val="28"/>
        </w:rPr>
      </w:pPr>
      <w:r w:rsidRPr="00A13B25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តើអង្គធាតុចង្អុលពណ៍ប្រែពណ៍ប្រាប់យើងឲុ្យដឹងពីអ្វី</w:t>
      </w:r>
      <w:r w:rsidRPr="00A13B25">
        <w:rPr>
          <w:rFonts w:ascii="Khmer OS Siemreap" w:hAnsi="Khmer OS Siemreap" w:cs="Khmer OS Siemreap"/>
          <w:i/>
          <w:sz w:val="24"/>
          <w:lang w:val="ca-ES"/>
        </w:rPr>
        <w:t>?</w:t>
      </w:r>
    </w:p>
    <w:p w:rsidR="00B747B3" w:rsidRDefault="00B747B3" w:rsidP="00B747B3">
      <w:pPr>
        <w:pStyle w:val="ListParagraph"/>
        <w:numPr>
          <w:ilvl w:val="0"/>
          <w:numId w:val="41"/>
        </w:num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ind w:hanging="1009"/>
        <w:jc w:val="both"/>
        <w:rPr>
          <w:rFonts w:ascii="Khmer OS Siemreap" w:hAnsi="Khmer OS Siemreap" w:cs="Khmer OS Siemreap"/>
          <w:sz w:val="24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អង្គធាតុចង្អុលពណ៍ប្រែពណ៍ប្រាប់ឲុ្យដឹងថា</w:t>
      </w:r>
      <w:r>
        <w:rPr>
          <w:rFonts w:ascii="Khmer OS Siemreap" w:hAnsi="Khmer OS Siemreap" w:cs="Khmer OS Siemreap"/>
          <w:sz w:val="24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ចំណុចសមមូលកើតមានហើយ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មានន័យថា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សូលុយស្តង់ដា</w:t>
      </w:r>
    </w:p>
    <w:p w:rsidR="00B747B3" w:rsidRDefault="00B747B3" w:rsidP="00B747B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ind w:left="284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ដែលបានបន្ថែមចូល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មានបរិមាណគ្រប់គ្រាន់សំរាប់បន្សាបសូលុយស្យុងអត្រា។</w:t>
      </w:r>
    </w:p>
    <w:p w:rsidR="00B747B3" w:rsidRDefault="00B747B3" w:rsidP="00B747B3">
      <w:pPr>
        <w:pStyle w:val="ListParagraph"/>
        <w:numPr>
          <w:ilvl w:val="0"/>
          <w:numId w:val="40"/>
        </w:num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ind w:hanging="716"/>
        <w:jc w:val="both"/>
        <w:rPr>
          <w:rFonts w:ascii="Khmer OS Siemreap" w:hAnsi="Khmer OS Siemreap" w:cs="Khmer OS Siemreap"/>
          <w:i/>
          <w:sz w:val="24"/>
          <w:lang w:val="ca-ES"/>
        </w:rPr>
      </w:pPr>
      <w:r w:rsidRPr="00022593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ចូរឲ្យទំនាក់ទំនងគ្រឹះនៅចំណុចសមមូល</w:t>
      </w:r>
      <w:r w:rsidRPr="00022593">
        <w:rPr>
          <w:rFonts w:ascii="Khmer OS Siemreap" w:hAnsi="Khmer OS Siemreap" w:cs="Khmer OS Siemreap"/>
          <w:i/>
          <w:sz w:val="24"/>
          <w:lang w:val="ca-ES"/>
        </w:rPr>
        <w:t>?</w:t>
      </w:r>
    </w:p>
    <w:p w:rsidR="00B747B3" w:rsidRDefault="00B747B3" w:rsidP="00B747B3">
      <w:pPr>
        <w:pStyle w:val="ListParagraph"/>
        <w:numPr>
          <w:ilvl w:val="0"/>
          <w:numId w:val="41"/>
        </w:num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ind w:hanging="1009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ទំនាក់ទំនងគ្រឹះនៅចំនុចសមមូលគឺ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022593">
        <w:rPr>
          <w:rFonts w:ascii="Khmer OS Siemreap" w:hAnsi="Khmer OS Siemreap" w:cs="Khmer OS Siemreap"/>
          <w:position w:val="-20"/>
          <w:sz w:val="24"/>
          <w:lang w:val="ca-ES"/>
        </w:rPr>
        <w:object w:dxaOrig="1300" w:dyaOrig="440">
          <v:shape id="_x0000_i1026" type="#_x0000_t75" style="width:65.25pt;height:21.75pt" o:ole="" o:bordertopcolor="this" o:borderleftcolor="this" o:borderbottomcolor="this" o:borderrightcolor="this">
            <v:imagedata r:id="rId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Equation.DSMT4" ShapeID="_x0000_i1026" DrawAspect="Content" ObjectID="_1569607779" r:id="rId10"/>
        </w:object>
      </w:r>
    </w:p>
    <w:p w:rsidR="00B747B3" w:rsidRDefault="00B747B3" w:rsidP="00B747B3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ind w:left="1293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ឬ</w:t>
      </w:r>
      <w:r>
        <w:rPr>
          <w:rFonts w:ascii="Khmer OS Siemreap" w:hAnsi="Khmer OS Siemreap" w:cs="Khmer OS Siemreap"/>
          <w:sz w:val="24"/>
          <w:lang w:val="ca-ES"/>
        </w:rPr>
        <w:t xml:space="preserve">    </w:t>
      </w:r>
      <w:r w:rsidRPr="00022593">
        <w:rPr>
          <w:rFonts w:ascii="Khmer OS Siemreap" w:hAnsi="Khmer OS Siemreap" w:cs="Khmer OS Siemreap"/>
          <w:position w:val="-12"/>
          <w:sz w:val="24"/>
          <w:lang w:val="ca-ES"/>
        </w:rPr>
        <w:object w:dxaOrig="1500" w:dyaOrig="360">
          <v:shape id="_x0000_i1027" type="#_x0000_t75" style="width:75pt;height:18pt" o:ole="" o:bordertopcolor="this" o:borderleftcolor="this" o:borderbottomcolor="this" o:borderrightcolor="this">
            <v:imagedata r:id="rId1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Equation.DSMT4" ShapeID="_x0000_i1027" DrawAspect="Content" ObjectID="_1569607780" r:id="rId1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(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សំរាប់ម៉ូណូអាស៊ីត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="00A86284">
        <w:rPr>
          <w:rFonts w:ascii="Khmer OS Siemreap" w:hAnsi="Khmer OS Siemreap" w:cs="Khmer OS Siemreap" w:hint="cs"/>
          <w:sz w:val="24"/>
          <w:cs/>
          <w:lang w:val="ca-ES" w:bidi="km-KH"/>
        </w:rPr>
        <w:t>និ</w:t>
      </w:r>
      <w:r w:rsidR="00E40A15">
        <w:rPr>
          <w:rFonts w:ascii="Khmer OS Siemreap" w:hAnsi="Khmer OS Siemreap" w:cs="Khmer OS Siemreap" w:hint="cs"/>
          <w:sz w:val="24"/>
          <w:cs/>
          <w:lang w:val="ca-ES" w:bidi="km-KH"/>
        </w:rPr>
        <w:t>ង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ម៉ូណូបាស</w:t>
      </w:r>
      <w:r>
        <w:rPr>
          <w:rFonts w:ascii="Khmer OS Siemreap" w:hAnsi="Khmer OS Siemreap" w:cs="Khmer OS Siemreap"/>
          <w:sz w:val="24"/>
          <w:lang w:val="ca-ES"/>
        </w:rPr>
        <w:t>)</w:t>
      </w:r>
    </w:p>
    <w:p w:rsidR="006A6F56" w:rsidRDefault="006A6F56" w:rsidP="00B747B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spacing w:after="120"/>
        <w:jc w:val="both"/>
        <w:rPr>
          <w:rFonts w:ascii="Khmer OS Siemreap" w:hAnsi="Khmer OS Siemreap" w:cs="Khmer OS Siemreap"/>
          <w:b/>
          <w:bCs/>
          <w:sz w:val="28"/>
          <w:szCs w:val="28"/>
          <w:lang w:val="ca-ES" w:bidi="km-KH"/>
        </w:rPr>
      </w:pPr>
    </w:p>
    <w:p w:rsidR="00B747B3" w:rsidRPr="00494FCB" w:rsidRDefault="00B747B3" w:rsidP="00B747B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spacing w:after="120"/>
        <w:jc w:val="both"/>
        <w:rPr>
          <w:rFonts w:ascii="Khmer OS Siemreap" w:hAnsi="Khmer OS Siemreap" w:cs="Khmer OS Siemreap"/>
          <w:b/>
          <w:sz w:val="28"/>
          <w:szCs w:val="28"/>
        </w:rPr>
      </w:pPr>
      <w:r w:rsidRPr="00494FCB">
        <w:rPr>
          <w:rFonts w:ascii="Khmer OS Siemreap" w:hAnsi="Khmer OS Siemreap" w:cs="Khmer OS Siemreap"/>
          <w:b/>
          <w:bCs/>
          <w:sz w:val="28"/>
          <w:szCs w:val="28"/>
          <w:cs/>
          <w:lang w:val="ca-ES" w:bidi="km-KH"/>
        </w:rPr>
        <w:lastRenderedPageBreak/>
        <w:t>៣</w:t>
      </w:r>
      <w:r>
        <w:rPr>
          <w:rFonts w:ascii="Khmer OS Siemreap" w:hAnsi="Khmer OS Siemreap" w:cs="Khmer OS Siemreap"/>
          <w:b/>
          <w:sz w:val="28"/>
          <w:szCs w:val="28"/>
          <w:lang w:val="ca-ES"/>
        </w:rPr>
        <w:t>.</w:t>
      </w:r>
      <w:r>
        <w:rPr>
          <w:rFonts w:ascii="Khmer OS Siemreap" w:hAnsi="Khmer OS Siemreap" w:cs="Khmer OS Siemreap"/>
          <w:b/>
          <w:sz w:val="28"/>
          <w:szCs w:val="28"/>
          <w:lang w:val="ca-ES"/>
        </w:rPr>
        <w:tab/>
      </w:r>
      <w:r w:rsidRPr="00494FCB">
        <w:rPr>
          <w:rFonts w:ascii="Khmer OS Siemreap" w:hAnsi="Khmer OS Siemreap" w:cs="Khmer OS Siemreap"/>
          <w:b/>
          <w:bCs/>
          <w:sz w:val="28"/>
          <w:szCs w:val="28"/>
          <w:cs/>
          <w:lang w:val="ca-ES" w:bidi="km-KH"/>
        </w:rPr>
        <w:t>ជំរើសអង្គធាតុចង្អុលពណ៍</w:t>
      </w:r>
      <w:r>
        <w:rPr>
          <w:rFonts w:ascii="Khmer OS Siemreap" w:hAnsi="Khmer OS Siemreap" w:cs="Khmer OS Siemreap"/>
          <w:b/>
          <w:sz w:val="28"/>
          <w:szCs w:val="28"/>
          <w:lang w:val="ca-ES"/>
        </w:rPr>
        <w:t xml:space="preserve"> (</w:t>
      </w:r>
      <w:r>
        <w:rPr>
          <w:rFonts w:ascii="Khmer OS Siemreap" w:hAnsi="Khmer OS Siemreap" w:cs="Khmer OS Siemreap"/>
          <w:b/>
          <w:sz w:val="28"/>
          <w:szCs w:val="28"/>
        </w:rPr>
        <w:t>Selection indicator)</w:t>
      </w:r>
    </w:p>
    <w:p w:rsidR="00B747B3" w:rsidRPr="00494FCB" w:rsidRDefault="00B747B3" w:rsidP="00B747B3">
      <w:pPr>
        <w:pStyle w:val="ListParagraph"/>
        <w:numPr>
          <w:ilvl w:val="0"/>
          <w:numId w:val="40"/>
        </w:num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ind w:left="998" w:hanging="714"/>
        <w:jc w:val="both"/>
        <w:rPr>
          <w:rFonts w:ascii="Khmer OS Siemreap" w:hAnsi="Khmer OS Siemreap" w:cs="Khmer OS Siemreap"/>
          <w:i/>
          <w:sz w:val="24"/>
        </w:rPr>
      </w:pPr>
      <w:r>
        <w:rPr>
          <w:rFonts w:ascii="Khmer OS Siemreap" w:hAnsi="Khmer OS Siemreap" w:cs="Khmer OS Siemreap"/>
          <w:sz w:val="24"/>
        </w:rPr>
        <w:t xml:space="preserve"> </w:t>
      </w:r>
      <w:r w:rsidRPr="00494FCB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តើអង្គធាតុចង្អុលពណ៍មួយណាដែលសមស្របសំរាប់អត្រាកម្មមួយ</w:t>
      </w:r>
      <w:r w:rsidRPr="00494FCB">
        <w:rPr>
          <w:rFonts w:ascii="Khmer OS Siemreap" w:hAnsi="Khmer OS Siemreap" w:cs="Khmer OS Siemreap"/>
          <w:i/>
          <w:sz w:val="24"/>
          <w:lang w:val="ca-ES"/>
        </w:rPr>
        <w:t>?</w:t>
      </w:r>
    </w:p>
    <w:p w:rsidR="00B747B3" w:rsidRDefault="00B747B3" w:rsidP="00B747B3">
      <w:pPr>
        <w:pStyle w:val="ListParagraph"/>
        <w:numPr>
          <w:ilvl w:val="0"/>
          <w:numId w:val="41"/>
        </w:num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ind w:hanging="1009"/>
        <w:jc w:val="both"/>
        <w:rPr>
          <w:rFonts w:ascii="Khmer OS Siemreap" w:hAnsi="Khmer OS Siemreap" w:cs="Khmer OS Siemreap"/>
          <w:i/>
          <w:sz w:val="24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អង្គធាតុចង្អុលពណ៍ដែលត្រូវបានជ្រើសរើសសំរាប់អត្រាកម្មលុះត្រាតែ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</w:rPr>
        <w:t>pH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នៅចំនុចសមមូលនៃអត្រាកម្ម</w:t>
      </w:r>
    </w:p>
    <w:p w:rsidR="00B747B3" w:rsidRDefault="00B747B3" w:rsidP="00B747B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ind w:left="284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i/>
          <w:sz w:val="24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ស្ថិតនៅចន្លោះតំបន់ប្រែពណ៍របស់អង្គធាតុចង្អុលពណ៍។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3119"/>
        <w:gridCol w:w="2835"/>
        <w:gridCol w:w="3131"/>
      </w:tblGrid>
      <w:tr w:rsidR="00B747B3" w:rsidTr="00E23764">
        <w:tc>
          <w:tcPr>
            <w:tcW w:w="3119" w:type="dxa"/>
            <w:shd w:val="clear" w:color="auto" w:fill="B8CCE4" w:themeFill="accent1" w:themeFillTint="66"/>
          </w:tcPr>
          <w:p w:rsidR="00B747B3" w:rsidRPr="00FB3CDE" w:rsidRDefault="00B747B3" w:rsidP="00E23764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</w:tabs>
              <w:jc w:val="center"/>
              <w:rPr>
                <w:rFonts w:ascii="Khmer OS Siemreap" w:hAnsi="Khmer OS Siemreap" w:cs="Khmer OS Siemreap"/>
                <w:b/>
                <w:i/>
                <w:sz w:val="24"/>
                <w:lang w:val="ca-ES"/>
              </w:rPr>
            </w:pPr>
            <w:r w:rsidRPr="00FB3CDE">
              <w:rPr>
                <w:rFonts w:ascii="Khmer OS Siemreap" w:hAnsi="Khmer OS Siemreap" w:cs="Khmer OS Siemreap"/>
                <w:b/>
                <w:bCs/>
                <w:i/>
                <w:iCs/>
                <w:sz w:val="24"/>
                <w:cs/>
                <w:lang w:val="ca-ES" w:bidi="km-KH"/>
              </w:rPr>
              <w:t>ប្រភេទអត្រាកម្ម</w:t>
            </w:r>
          </w:p>
        </w:tc>
        <w:tc>
          <w:tcPr>
            <w:tcW w:w="2835" w:type="dxa"/>
            <w:shd w:val="clear" w:color="auto" w:fill="B8CCE4" w:themeFill="accent1" w:themeFillTint="66"/>
          </w:tcPr>
          <w:p w:rsidR="00B747B3" w:rsidRPr="00FB3CDE" w:rsidRDefault="00B747B3" w:rsidP="00E23764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</w:tabs>
              <w:jc w:val="center"/>
              <w:rPr>
                <w:rFonts w:ascii="Khmer OS Siemreap" w:hAnsi="Khmer OS Siemreap" w:cs="Khmer OS Siemreap"/>
                <w:b/>
                <w:i/>
                <w:sz w:val="24"/>
              </w:rPr>
            </w:pPr>
            <w:r w:rsidRPr="00FB3CDE">
              <w:rPr>
                <w:rFonts w:ascii="Khmer OS Siemreap" w:hAnsi="Khmer OS Siemreap" w:cs="Khmer OS Siemreap"/>
                <w:b/>
                <w:i/>
                <w:sz w:val="24"/>
              </w:rPr>
              <w:t xml:space="preserve">pH </w:t>
            </w:r>
            <w:r>
              <w:rPr>
                <w:rFonts w:ascii="Khmer OS Siemreap" w:hAnsi="Khmer OS Siemreap" w:cs="Khmer OS Siemreap"/>
                <w:b/>
                <w:bCs/>
                <w:i/>
                <w:iCs/>
                <w:sz w:val="24"/>
                <w:cs/>
                <w:lang w:bidi="km-KH"/>
              </w:rPr>
              <w:t>ន</w:t>
            </w:r>
            <w:r>
              <w:rPr>
                <w:rFonts w:ascii="Khmer OS Siemreap" w:hAnsi="Khmer OS Siemreap" w:cs="Khmer OS Siemreap"/>
                <w:b/>
                <w:bCs/>
                <w:i/>
                <w:iCs/>
                <w:sz w:val="24"/>
                <w:cs/>
                <w:lang w:val="ca-ES" w:bidi="km-KH"/>
              </w:rPr>
              <w:t>ៅ</w:t>
            </w:r>
            <w:r w:rsidRPr="00FB3CDE">
              <w:rPr>
                <w:rFonts w:ascii="Khmer OS Siemreap" w:hAnsi="Khmer OS Siemreap" w:cs="Khmer OS Siemreap"/>
                <w:b/>
                <w:bCs/>
                <w:i/>
                <w:iCs/>
                <w:sz w:val="24"/>
                <w:cs/>
                <w:lang w:bidi="km-KH"/>
              </w:rPr>
              <w:t>ចំនុចសមមូល</w:t>
            </w:r>
          </w:p>
        </w:tc>
        <w:tc>
          <w:tcPr>
            <w:tcW w:w="3131" w:type="dxa"/>
            <w:shd w:val="clear" w:color="auto" w:fill="B8CCE4" w:themeFill="accent1" w:themeFillTint="66"/>
          </w:tcPr>
          <w:p w:rsidR="00B747B3" w:rsidRPr="00FB3CDE" w:rsidRDefault="00B747B3" w:rsidP="00E23764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</w:tabs>
              <w:jc w:val="center"/>
              <w:rPr>
                <w:rFonts w:ascii="Khmer OS Siemreap" w:hAnsi="Khmer OS Siemreap" w:cs="Khmer OS Siemreap"/>
                <w:b/>
                <w:i/>
                <w:sz w:val="24"/>
                <w:lang w:val="ca-ES"/>
              </w:rPr>
            </w:pPr>
            <w:r w:rsidRPr="00FB3CDE">
              <w:rPr>
                <w:rFonts w:ascii="Khmer OS Siemreap" w:hAnsi="Khmer OS Siemreap" w:cs="Khmer OS Siemreap"/>
                <w:b/>
                <w:bCs/>
                <w:i/>
                <w:iCs/>
                <w:sz w:val="24"/>
                <w:cs/>
                <w:lang w:val="ca-ES" w:bidi="km-KH"/>
              </w:rPr>
              <w:t>អង្គធាតុចង្អុរពណ៍ដែលសមស្រប</w:t>
            </w:r>
          </w:p>
        </w:tc>
      </w:tr>
      <w:tr w:rsidR="00B747B3" w:rsidTr="00E23764">
        <w:tc>
          <w:tcPr>
            <w:tcW w:w="3119" w:type="dxa"/>
          </w:tcPr>
          <w:p w:rsidR="00B747B3" w:rsidRPr="00C44FF7" w:rsidRDefault="00B747B3" w:rsidP="00E23764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</w:tabs>
              <w:rPr>
                <w:rFonts w:ascii="Khmer OS Siemreap" w:hAnsi="Khmer OS Siemreap" w:cs="Khmer OS Siemreap"/>
                <w:lang w:val="ca-ES"/>
              </w:rPr>
            </w:pPr>
            <w:r w:rsidRPr="00C44FF7">
              <w:rPr>
                <w:rFonts w:ascii="Khmer OS Siemreap" w:hAnsi="Khmer OS Siemreap" w:cs="Khmer OS Siemreap"/>
                <w:cs/>
                <w:lang w:val="ca-ES" w:bidi="km-KH"/>
              </w:rPr>
              <w:t>អាស៊ីតខ្លាំង</w:t>
            </w:r>
            <w:r w:rsidRPr="00C44FF7">
              <w:rPr>
                <w:rFonts w:ascii="Khmer OS Siemreap" w:hAnsi="Khmer OS Siemreap" w:cs="Khmer OS Siemreap"/>
                <w:lang w:val="ca-ES"/>
              </w:rPr>
              <w:t>-</w:t>
            </w:r>
            <w:r w:rsidRPr="00C44FF7">
              <w:rPr>
                <w:rFonts w:ascii="Khmer OS Siemreap" w:hAnsi="Khmer OS Siemreap" w:cs="Khmer OS Siemreap"/>
                <w:cs/>
                <w:lang w:val="ca-ES" w:bidi="km-KH"/>
              </w:rPr>
              <w:t>បាសខ្លាំង</w:t>
            </w:r>
          </w:p>
        </w:tc>
        <w:tc>
          <w:tcPr>
            <w:tcW w:w="2835" w:type="dxa"/>
            <w:vAlign w:val="center"/>
          </w:tcPr>
          <w:p w:rsidR="00B747B3" w:rsidRPr="00C44FF7" w:rsidRDefault="001053A5" w:rsidP="00E23764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</w:tabs>
              <w:jc w:val="center"/>
              <w:rPr>
                <w:rFonts w:ascii="Khmer OS Siemreap" w:hAnsi="Khmer OS Siemreap" w:cs="Khmer OS Siemreap"/>
              </w:rPr>
            </w:pPr>
            <w:r>
              <w:rPr>
                <w:rFonts w:ascii="Khmer OS Siemreap" w:hAnsi="Khmer OS Siemreap" w:cs="Khmer OS Siemreap" w:hint="cs"/>
                <w:cs/>
                <w:lang w:bidi="km-KH"/>
              </w:rPr>
              <w:t xml:space="preserve">ស្មើ </w:t>
            </w:r>
            <w:r w:rsidR="00B747B3" w:rsidRPr="00C44FF7">
              <w:rPr>
                <w:rFonts w:ascii="Khmer OS Siemreap" w:hAnsi="Khmer OS Siemreap" w:cs="Khmer OS Siemreap"/>
              </w:rPr>
              <w:t>7</w:t>
            </w:r>
          </w:p>
        </w:tc>
        <w:tc>
          <w:tcPr>
            <w:tcW w:w="3131" w:type="dxa"/>
            <w:vAlign w:val="center"/>
          </w:tcPr>
          <w:p w:rsidR="00B747B3" w:rsidRPr="00C44FF7" w:rsidRDefault="00B747B3" w:rsidP="00E23764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</w:tabs>
              <w:rPr>
                <w:rFonts w:ascii="Khmer OS Siemreap" w:hAnsi="Khmer OS Siemreap" w:cs="Khmer OS Siemreap"/>
                <w:lang w:val="ca-ES"/>
              </w:rPr>
            </w:pPr>
            <w:r w:rsidRPr="00C44FF7">
              <w:rPr>
                <w:rFonts w:ascii="Khmer OS Siemreap" w:hAnsi="Khmer OS Siemreap" w:cs="Khmer OS Siemreap"/>
                <w:cs/>
                <w:lang w:val="ca-ES" w:bidi="km-KH"/>
              </w:rPr>
              <w:t>ប្រូម៉ូទីម៉ុលខៀវ</w:t>
            </w:r>
            <w:r w:rsidRPr="00C44FF7">
              <w:rPr>
                <w:rFonts w:ascii="Khmer OS Siemreap" w:hAnsi="Khmer OS Siemreap" w:cs="Khmer OS Siemreap"/>
                <w:lang w:val="ca-ES"/>
              </w:rPr>
              <w:t xml:space="preserve"> (</w:t>
            </w:r>
            <w:r w:rsidRPr="00C44FF7">
              <w:rPr>
                <w:rFonts w:ascii="Khmer OS Siemreap" w:hAnsi="Khmer OS Siemreap" w:cs="Khmer OS Siemreap"/>
              </w:rPr>
              <w:t>6.2-7.6)</w:t>
            </w:r>
          </w:p>
        </w:tc>
      </w:tr>
      <w:tr w:rsidR="00B747B3" w:rsidTr="00E23764">
        <w:tc>
          <w:tcPr>
            <w:tcW w:w="3119" w:type="dxa"/>
          </w:tcPr>
          <w:p w:rsidR="00B747B3" w:rsidRPr="00C44FF7" w:rsidRDefault="00B747B3" w:rsidP="00E23764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</w:tabs>
              <w:rPr>
                <w:rFonts w:ascii="Khmer OS Siemreap" w:hAnsi="Khmer OS Siemreap" w:cs="Khmer OS Siemreap"/>
                <w:lang w:val="ca-ES"/>
              </w:rPr>
            </w:pPr>
            <w:r w:rsidRPr="00C44FF7">
              <w:rPr>
                <w:rFonts w:ascii="Khmer OS Siemreap" w:hAnsi="Khmer OS Siemreap" w:cs="Khmer OS Siemreap"/>
                <w:cs/>
                <w:lang w:val="ca-ES" w:bidi="km-KH"/>
              </w:rPr>
              <w:t>អាស៊ីតខ្លាំង</w:t>
            </w:r>
            <w:r w:rsidRPr="00C44FF7">
              <w:rPr>
                <w:rFonts w:ascii="Khmer OS Siemreap" w:hAnsi="Khmer OS Siemreap" w:cs="Khmer OS Siemreap"/>
                <w:lang w:val="ca-ES"/>
              </w:rPr>
              <w:t>-</w:t>
            </w:r>
            <w:r w:rsidRPr="00C44FF7">
              <w:rPr>
                <w:rFonts w:ascii="Khmer OS Siemreap" w:hAnsi="Khmer OS Siemreap" w:cs="Khmer OS Siemreap"/>
                <w:cs/>
                <w:lang w:val="ca-ES" w:bidi="km-KH"/>
              </w:rPr>
              <w:t>បាសខ្សោយ</w:t>
            </w:r>
          </w:p>
        </w:tc>
        <w:tc>
          <w:tcPr>
            <w:tcW w:w="2835" w:type="dxa"/>
            <w:vAlign w:val="center"/>
          </w:tcPr>
          <w:p w:rsidR="00B747B3" w:rsidRPr="00C44FF7" w:rsidRDefault="00B747B3" w:rsidP="00E23764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</w:tabs>
              <w:jc w:val="center"/>
              <w:rPr>
                <w:rFonts w:ascii="Khmer OS Siemreap" w:hAnsi="Khmer OS Siemreap" w:cs="Khmer OS Siemreap"/>
              </w:rPr>
            </w:pPr>
            <w:r w:rsidRPr="00C44FF7">
              <w:rPr>
                <w:rFonts w:ascii="Khmer OS Siemreap" w:hAnsi="Khmer OS Siemreap" w:cs="Khmer OS Siemreap"/>
                <w:cs/>
                <w:lang w:val="ca-ES" w:bidi="km-KH"/>
              </w:rPr>
              <w:t>តូចជាង</w:t>
            </w:r>
            <w:r w:rsidRPr="00C44FF7">
              <w:rPr>
                <w:rFonts w:ascii="Khmer OS Siemreap" w:hAnsi="Khmer OS Siemreap" w:cs="Khmer OS Siemreap"/>
                <w:lang w:val="ca-ES"/>
              </w:rPr>
              <w:t xml:space="preserve"> </w:t>
            </w:r>
            <w:r w:rsidRPr="00C44FF7">
              <w:rPr>
                <w:rFonts w:ascii="Khmer OS Siemreap" w:hAnsi="Khmer OS Siemreap" w:cs="Khmer OS Siemreap"/>
              </w:rPr>
              <w:t>7</w:t>
            </w:r>
          </w:p>
        </w:tc>
        <w:tc>
          <w:tcPr>
            <w:tcW w:w="3131" w:type="dxa"/>
            <w:vAlign w:val="center"/>
          </w:tcPr>
          <w:p w:rsidR="00B747B3" w:rsidRPr="00C44FF7" w:rsidRDefault="00B747B3" w:rsidP="00E23764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</w:tabs>
              <w:rPr>
                <w:rFonts w:ascii="Khmer OS Siemreap" w:hAnsi="Khmer OS Siemreap" w:cs="Khmer OS Siemreap"/>
              </w:rPr>
            </w:pPr>
            <w:r w:rsidRPr="00C44FF7">
              <w:rPr>
                <w:rFonts w:ascii="Khmer OS Siemreap" w:hAnsi="Khmer OS Siemreap" w:cs="Khmer OS Siemreap"/>
                <w:cs/>
                <w:lang w:val="ca-ES" w:bidi="km-KH"/>
              </w:rPr>
              <w:t>មេទីលពណ៍ទឹកក្រូច</w:t>
            </w:r>
            <w:r w:rsidRPr="00C44FF7">
              <w:rPr>
                <w:rFonts w:ascii="Khmer OS Siemreap" w:hAnsi="Khmer OS Siemreap" w:cs="Khmer OS Siemreap"/>
                <w:lang w:val="ca-ES"/>
              </w:rPr>
              <w:t>(</w:t>
            </w:r>
            <w:r w:rsidRPr="00C44FF7">
              <w:rPr>
                <w:rFonts w:ascii="Khmer OS Siemreap" w:hAnsi="Khmer OS Siemreap" w:cs="Khmer OS Siemreap"/>
              </w:rPr>
              <w:t>3.1-4.4)</w:t>
            </w:r>
          </w:p>
        </w:tc>
      </w:tr>
      <w:tr w:rsidR="00B747B3" w:rsidTr="00E23764">
        <w:tc>
          <w:tcPr>
            <w:tcW w:w="3119" w:type="dxa"/>
          </w:tcPr>
          <w:p w:rsidR="00B747B3" w:rsidRPr="00C44FF7" w:rsidRDefault="00B747B3" w:rsidP="00E23764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</w:tabs>
              <w:rPr>
                <w:rFonts w:ascii="Khmer OS Siemreap" w:hAnsi="Khmer OS Siemreap" w:cs="Khmer OS Siemreap"/>
                <w:lang w:val="ca-ES"/>
              </w:rPr>
            </w:pPr>
            <w:r w:rsidRPr="00C44FF7">
              <w:rPr>
                <w:rFonts w:ascii="Khmer OS Siemreap" w:hAnsi="Khmer OS Siemreap" w:cs="Khmer OS Siemreap"/>
                <w:cs/>
                <w:lang w:val="ca-ES" w:bidi="km-KH"/>
              </w:rPr>
              <w:t>បាសខ្លាំង</w:t>
            </w:r>
            <w:r w:rsidRPr="00C44FF7">
              <w:rPr>
                <w:rFonts w:ascii="Khmer OS Siemreap" w:hAnsi="Khmer OS Siemreap" w:cs="Khmer OS Siemreap"/>
                <w:lang w:val="ca-ES"/>
              </w:rPr>
              <w:t>-</w:t>
            </w:r>
            <w:r w:rsidRPr="00C44FF7">
              <w:rPr>
                <w:rFonts w:ascii="Khmer OS Siemreap" w:hAnsi="Khmer OS Siemreap" w:cs="Khmer OS Siemreap"/>
                <w:cs/>
                <w:lang w:val="ca-ES" w:bidi="km-KH"/>
              </w:rPr>
              <w:t>អាស៊ីតខ្សោយ</w:t>
            </w:r>
          </w:p>
        </w:tc>
        <w:tc>
          <w:tcPr>
            <w:tcW w:w="2835" w:type="dxa"/>
            <w:vAlign w:val="center"/>
          </w:tcPr>
          <w:p w:rsidR="00B747B3" w:rsidRPr="00C44FF7" w:rsidRDefault="00B747B3" w:rsidP="00E23764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</w:tabs>
              <w:jc w:val="center"/>
              <w:rPr>
                <w:rFonts w:ascii="Khmer OS Siemreap" w:hAnsi="Khmer OS Siemreap" w:cs="Khmer OS Siemreap"/>
                <w:lang w:val="ca-ES"/>
              </w:rPr>
            </w:pPr>
            <w:r w:rsidRPr="00C44FF7">
              <w:rPr>
                <w:rFonts w:ascii="Khmer OS Siemreap" w:hAnsi="Khmer OS Siemreap" w:cs="Khmer OS Siemreap"/>
                <w:cs/>
                <w:lang w:val="ca-ES" w:bidi="km-KH"/>
              </w:rPr>
              <w:t>ធំជាង</w:t>
            </w:r>
            <w:r w:rsidRPr="00C44FF7">
              <w:rPr>
                <w:rFonts w:ascii="Khmer OS Siemreap" w:hAnsi="Khmer OS Siemreap" w:cs="Khmer OS Siemreap"/>
                <w:lang w:val="ca-ES"/>
              </w:rPr>
              <w:t xml:space="preserve"> 7</w:t>
            </w:r>
          </w:p>
        </w:tc>
        <w:tc>
          <w:tcPr>
            <w:tcW w:w="3131" w:type="dxa"/>
            <w:vAlign w:val="center"/>
          </w:tcPr>
          <w:p w:rsidR="00B747B3" w:rsidRPr="00C44FF7" w:rsidRDefault="00B747B3" w:rsidP="00E23764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</w:tabs>
              <w:rPr>
                <w:rFonts w:ascii="Khmer OS Siemreap" w:hAnsi="Khmer OS Siemreap" w:cs="Khmer OS Siemreap"/>
              </w:rPr>
            </w:pPr>
            <w:r w:rsidRPr="00C44FF7">
              <w:rPr>
                <w:rFonts w:ascii="Khmer OS Siemreap" w:hAnsi="Khmer OS Siemreap" w:cs="Khmer OS Siemreap"/>
                <w:cs/>
                <w:lang w:val="ca-ES" w:bidi="km-KH"/>
              </w:rPr>
              <w:t>ផេណុលផ្តាលេអ៊ីន</w:t>
            </w:r>
            <w:r w:rsidRPr="00C44FF7">
              <w:rPr>
                <w:rFonts w:ascii="Khmer OS Siemreap" w:hAnsi="Khmer OS Siemreap" w:cs="Khmer OS Siemreap"/>
                <w:lang w:val="ca-ES"/>
              </w:rPr>
              <w:t>(</w:t>
            </w:r>
            <w:r w:rsidRPr="00C44FF7">
              <w:rPr>
                <w:rFonts w:ascii="Khmer OS Siemreap" w:hAnsi="Khmer OS Siemreap" w:cs="Khmer OS Siemreap"/>
              </w:rPr>
              <w:t>8.0-9.6)</w:t>
            </w:r>
          </w:p>
        </w:tc>
      </w:tr>
    </w:tbl>
    <w:p w:rsidR="00B747B3" w:rsidRPr="00FB3CDE" w:rsidRDefault="00B747B3" w:rsidP="00B747B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ind w:left="284"/>
        <w:jc w:val="center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noProof/>
          <w:sz w:val="24"/>
          <w:lang w:bidi="km-KH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146050</wp:posOffset>
            </wp:positionV>
            <wp:extent cx="2270760" cy="2035810"/>
            <wp:effectExtent l="19050" t="0" r="0" b="0"/>
            <wp:wrapNone/>
            <wp:docPr id="6" name="Picture 6" descr="scan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an000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-18000" contrast="36000"/>
                    </a:blip>
                    <a:srcRect l="320" t="2733" r="4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Khmer OS Siemreap" w:hAnsi="Khmer OS Siemreap" w:cs="Khmer OS Siemreap"/>
          <w:noProof/>
          <w:sz w:val="24"/>
          <w:lang w:bidi="km-K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2152650</wp:posOffset>
            </wp:positionH>
            <wp:positionV relativeFrom="paragraph">
              <wp:posOffset>146050</wp:posOffset>
            </wp:positionV>
            <wp:extent cx="2447290" cy="2035810"/>
            <wp:effectExtent l="19050" t="0" r="0" b="0"/>
            <wp:wrapNone/>
            <wp:docPr id="3" name="Picture 3" descr="Recovered_JPEG Digital Camera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covered_JPEG Digital Camera_28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-12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90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Khmer OS Siemreap" w:hAnsi="Khmer OS Siemreap" w:cs="Khmer OS Siemreap"/>
          <w:noProof/>
          <w:sz w:val="24"/>
          <w:lang w:bidi="km-K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4273502</wp:posOffset>
            </wp:positionH>
            <wp:positionV relativeFrom="paragraph">
              <wp:posOffset>146253</wp:posOffset>
            </wp:positionV>
            <wp:extent cx="2255424" cy="1775012"/>
            <wp:effectExtent l="19050" t="0" r="0" b="0"/>
            <wp:wrapNone/>
            <wp:docPr id="15" name="Picture 15" descr="scan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an000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-12000" contrast="30000"/>
                    </a:blip>
                    <a:srcRect t="1874" r="4115" b="53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424" cy="1775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47B3" w:rsidRDefault="004D6311" w:rsidP="00B747B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</w:tabs>
        <w:jc w:val="both"/>
        <w:rPr>
          <w:rFonts w:ascii="Khmer OS Siemreap" w:hAnsi="Khmer OS Siemreap" w:cs="Khmer OS Siemreap"/>
          <w:sz w:val="24"/>
        </w:rPr>
      </w:pPr>
      <w:r>
        <w:rPr>
          <w:rFonts w:ascii="Khmer OS Siemreap" w:hAnsi="Khmer OS Siemreap" w:cs="Khmer OS Siemreap"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2310130</wp:posOffset>
                </wp:positionH>
                <wp:positionV relativeFrom="paragraph">
                  <wp:posOffset>1804035</wp:posOffset>
                </wp:positionV>
                <wp:extent cx="2105025" cy="361315"/>
                <wp:effectExtent l="5080" t="5080" r="4445" b="5080"/>
                <wp:wrapNone/>
                <wp:docPr id="4" name="AutoShape 2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5025" cy="3613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3764" w:rsidRPr="00904B78" w:rsidRDefault="00E23764" w:rsidP="00B747B3">
                            <w:pPr>
                              <w:rPr>
                                <w:rFonts w:ascii="Khmer OS Siemreap" w:hAnsi="Khmer OS Siemreap" w:cs="Khmer OS Siemreap"/>
                                <w:i/>
                                <w:sz w:val="20"/>
                                <w:szCs w:val="20"/>
                                <w:lang w:val="ca-ES"/>
                              </w:rPr>
                            </w:pPr>
                            <w:r>
                              <w:rPr>
                                <w:rFonts w:ascii="Khmer OS Siemreap" w:hAnsi="Khmer OS Siemreap" w:cs="Khmer OS Siemreap"/>
                                <w:i/>
                                <w:iCs/>
                                <w:sz w:val="20"/>
                                <w:szCs w:val="20"/>
                                <w:cs/>
                                <w:lang w:val="ca-ES" w:bidi="km-KH"/>
                              </w:rPr>
                              <w:t>អត្រាកម្មអាស៊ីតខ្សោយដោយបាសខ្លាំង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638" o:spid="_x0000_s1030" style="position:absolute;left:0;text-align:left;margin-left:181.9pt;margin-top:142.05pt;width:165.75pt;height:28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" stroked="f">
                <v:textbox>
                  <w:txbxContent>
                    <w:p w:rsidR="00E23764" w:rsidRPr="00904B78" w:rsidRDefault="00E23764" w:rsidP="00B747B3">
                      <w:pPr>
                        <w:rPr>
                          <w:rFonts w:ascii="Khmer OS Siemreap" w:hAnsi="Khmer OS Siemreap" w:cs="Khmer OS Siemreap"/>
                          <w:i/>
                          <w:sz w:val="20"/>
                          <w:szCs w:val="20"/>
                          <w:lang w:val="ca-ES"/>
                        </w:rPr>
                      </w:pPr>
                      <w:r>
                        <w:rPr>
                          <w:rFonts w:ascii="Khmer OS Siemreap" w:hAnsi="Khmer OS Siemreap" w:cs="Khmer OS Siemreap"/>
                          <w:i/>
                          <w:iCs/>
                          <w:sz w:val="20"/>
                          <w:szCs w:val="20"/>
                          <w:cs/>
                          <w:lang w:val="ca-ES" w:bidi="km-KH"/>
                        </w:rPr>
                        <w:t>អត្រាកម្មអាស៊ីតខ្សោយដោយបាសខ្លាំង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Khmer OS Siemreap" w:hAnsi="Khmer OS Siemreap" w:cs="Khmer OS Siemreap"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4538345</wp:posOffset>
                </wp:positionH>
                <wp:positionV relativeFrom="paragraph">
                  <wp:posOffset>1788795</wp:posOffset>
                </wp:positionV>
                <wp:extent cx="2120900" cy="361315"/>
                <wp:effectExtent l="4445" t="8890" r="8255" b="1270"/>
                <wp:wrapNone/>
                <wp:docPr id="2" name="AutoShape 2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0" cy="3613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3764" w:rsidRPr="00904B78" w:rsidRDefault="00E23764" w:rsidP="00B747B3">
                            <w:pPr>
                              <w:rPr>
                                <w:rFonts w:ascii="Khmer OS Siemreap" w:hAnsi="Khmer OS Siemreap" w:cs="Khmer OS Siemreap"/>
                                <w:i/>
                                <w:sz w:val="20"/>
                                <w:szCs w:val="20"/>
                                <w:lang w:val="ca-ES"/>
                              </w:rPr>
                            </w:pPr>
                            <w:r w:rsidRPr="00904B78">
                              <w:rPr>
                                <w:rFonts w:ascii="Khmer OS Siemreap" w:hAnsi="Khmer OS Siemreap" w:cs="Khmer OS Siemreap"/>
                                <w:i/>
                                <w:iCs/>
                                <w:sz w:val="20"/>
                                <w:szCs w:val="20"/>
                                <w:cs/>
                                <w:lang w:val="ca-ES" w:bidi="km-KH"/>
                              </w:rPr>
                              <w:t>អត្រាកម្មអាស៊ីតខ្លាំងដោយបាស</w:t>
                            </w:r>
                            <w:r>
                              <w:rPr>
                                <w:rFonts w:ascii="Khmer OS Siemreap" w:hAnsi="Khmer OS Siemreap" w:cs="Khmer OS Siemreap"/>
                                <w:i/>
                                <w:iCs/>
                                <w:sz w:val="20"/>
                                <w:szCs w:val="20"/>
                                <w:cs/>
                                <w:lang w:val="ca-ES" w:bidi="km-KH"/>
                              </w:rPr>
                              <w:t>ខ្សោយ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639" o:spid="_x0000_s1031" style="position:absolute;left:0;text-align:left;margin-left:357.35pt;margin-top:140.85pt;width:167pt;height:28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" stroked="f">
                <v:textbox>
                  <w:txbxContent>
                    <w:p w:rsidR="00E23764" w:rsidRPr="00904B78" w:rsidRDefault="00E23764" w:rsidP="00B747B3">
                      <w:pPr>
                        <w:rPr>
                          <w:rFonts w:ascii="Khmer OS Siemreap" w:hAnsi="Khmer OS Siemreap" w:cs="Khmer OS Siemreap"/>
                          <w:i/>
                          <w:sz w:val="20"/>
                          <w:szCs w:val="20"/>
                          <w:lang w:val="ca-ES"/>
                        </w:rPr>
                      </w:pPr>
                      <w:r w:rsidRPr="00904B78">
                        <w:rPr>
                          <w:rFonts w:ascii="Khmer OS Siemreap" w:hAnsi="Khmer OS Siemreap" w:cs="Khmer OS Siemreap"/>
                          <w:i/>
                          <w:iCs/>
                          <w:sz w:val="20"/>
                          <w:szCs w:val="20"/>
                          <w:cs/>
                          <w:lang w:val="ca-ES" w:bidi="km-KH"/>
                        </w:rPr>
                        <w:t>អត្រាកម្មអាស៊ីតខ្លាំងដោយបាស</w:t>
                      </w:r>
                      <w:r>
                        <w:rPr>
                          <w:rFonts w:ascii="Khmer OS Siemreap" w:hAnsi="Khmer OS Siemreap" w:cs="Khmer OS Siemreap"/>
                          <w:i/>
                          <w:iCs/>
                          <w:sz w:val="20"/>
                          <w:szCs w:val="20"/>
                          <w:cs/>
                          <w:lang w:val="ca-ES" w:bidi="km-KH"/>
                        </w:rPr>
                        <w:t>ខ្សោយ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Khmer OS Siemreap" w:hAnsi="Khmer OS Siemreap" w:cs="Khmer OS Siemreap"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20955</wp:posOffset>
                </wp:positionH>
                <wp:positionV relativeFrom="paragraph">
                  <wp:posOffset>1819275</wp:posOffset>
                </wp:positionV>
                <wp:extent cx="2035810" cy="361315"/>
                <wp:effectExtent l="1905" t="1270" r="635" b="8890"/>
                <wp:wrapNone/>
                <wp:docPr id="1" name="AutoShape 2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5810" cy="3613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3764" w:rsidRPr="00904B78" w:rsidRDefault="00E23764" w:rsidP="00B747B3">
                            <w:pPr>
                              <w:rPr>
                                <w:rFonts w:ascii="Khmer OS Siemreap" w:hAnsi="Khmer OS Siemreap" w:cs="Khmer OS Siemreap"/>
                                <w:i/>
                                <w:sz w:val="20"/>
                                <w:szCs w:val="20"/>
                                <w:lang w:val="ca-ES"/>
                              </w:rPr>
                            </w:pPr>
                            <w:r w:rsidRPr="00904B78">
                              <w:rPr>
                                <w:rFonts w:ascii="Khmer OS Siemreap" w:hAnsi="Khmer OS Siemreap" w:cs="Khmer OS Siemreap"/>
                                <w:i/>
                                <w:iCs/>
                                <w:sz w:val="20"/>
                                <w:szCs w:val="20"/>
                                <w:cs/>
                                <w:lang w:val="ca-ES" w:bidi="km-KH"/>
                              </w:rPr>
                              <w:t>អត្រាកម្មអាស៊ីតខ្លាំងដោយបាសខ្លាំង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637" o:spid="_x0000_s1032" style="position:absolute;left:0;text-align:left;margin-left:1.65pt;margin-top:143.25pt;width:160.3pt;height:28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" stroked="f">
                <v:textbox>
                  <w:txbxContent>
                    <w:p w:rsidR="00E23764" w:rsidRPr="00904B78" w:rsidRDefault="00E23764" w:rsidP="00B747B3">
                      <w:pPr>
                        <w:rPr>
                          <w:rFonts w:ascii="Khmer OS Siemreap" w:hAnsi="Khmer OS Siemreap" w:cs="Khmer OS Siemreap"/>
                          <w:i/>
                          <w:sz w:val="20"/>
                          <w:szCs w:val="20"/>
                          <w:lang w:val="ca-ES"/>
                        </w:rPr>
                      </w:pPr>
                      <w:r w:rsidRPr="00904B78">
                        <w:rPr>
                          <w:rFonts w:ascii="Khmer OS Siemreap" w:hAnsi="Khmer OS Siemreap" w:cs="Khmer OS Siemreap"/>
                          <w:i/>
                          <w:iCs/>
                          <w:sz w:val="20"/>
                          <w:szCs w:val="20"/>
                          <w:cs/>
                          <w:lang w:val="ca-ES" w:bidi="km-KH"/>
                        </w:rPr>
                        <w:t>អត្រាកម្មអាស៊ីតខ្លាំងដោយបាសខ្លាំង</w:t>
                      </w:r>
                    </w:p>
                  </w:txbxContent>
                </v:textbox>
              </v:roundrect>
            </w:pict>
          </mc:Fallback>
        </mc:AlternateContent>
      </w:r>
    </w:p>
    <w:p w:rsidR="00B747B3" w:rsidRPr="007F1E9C" w:rsidRDefault="00B747B3" w:rsidP="00B747B3">
      <w:pPr>
        <w:rPr>
          <w:rFonts w:ascii="Khmer OS Siemreap" w:hAnsi="Khmer OS Siemreap" w:cs="Khmer OS Siemreap"/>
          <w:sz w:val="24"/>
        </w:rPr>
      </w:pPr>
    </w:p>
    <w:p w:rsidR="00B747B3" w:rsidRPr="007F1E9C" w:rsidRDefault="00B747B3" w:rsidP="00B747B3">
      <w:pPr>
        <w:rPr>
          <w:rFonts w:ascii="Khmer OS Siemreap" w:hAnsi="Khmer OS Siemreap" w:cs="Khmer OS Siemreap"/>
          <w:sz w:val="24"/>
        </w:rPr>
      </w:pPr>
    </w:p>
    <w:p w:rsidR="00B747B3" w:rsidRPr="007F1E9C" w:rsidRDefault="00B747B3" w:rsidP="00B747B3">
      <w:pPr>
        <w:rPr>
          <w:rFonts w:ascii="Khmer OS Siemreap" w:hAnsi="Khmer OS Siemreap" w:cs="Khmer OS Siemreap"/>
          <w:sz w:val="24"/>
        </w:rPr>
      </w:pPr>
    </w:p>
    <w:p w:rsidR="00B747B3" w:rsidRDefault="00B747B3" w:rsidP="00B747B3">
      <w:pPr>
        <w:rPr>
          <w:rFonts w:ascii="Khmer OS Siemreap" w:hAnsi="Khmer OS Siemreap" w:cs="Khmer OS Siemreap"/>
          <w:sz w:val="24"/>
        </w:rPr>
      </w:pPr>
    </w:p>
    <w:p w:rsidR="00B747B3" w:rsidRDefault="00B747B3" w:rsidP="00B747B3">
      <w:pPr>
        <w:spacing w:after="120"/>
        <w:rPr>
          <w:rFonts w:ascii="Khmer OS Siemreap" w:hAnsi="Khmer OS Siemreap" w:cs="Khmer OS Siemreap"/>
          <w:b/>
          <w:sz w:val="28"/>
          <w:szCs w:val="28"/>
        </w:rPr>
      </w:pPr>
      <w:r w:rsidRPr="00927466">
        <w:rPr>
          <w:rFonts w:ascii="Khmer OS Siemreap" w:hAnsi="Khmer OS Siemreap" w:cs="Khmer OS Siemreap"/>
          <w:b/>
          <w:bCs/>
          <w:sz w:val="28"/>
          <w:szCs w:val="28"/>
          <w:cs/>
          <w:lang w:val="ca-ES" w:bidi="km-KH"/>
        </w:rPr>
        <w:t>៤</w:t>
      </w:r>
      <w:r w:rsidRPr="00927466">
        <w:rPr>
          <w:rFonts w:ascii="Khmer OS Siemreap" w:hAnsi="Khmer OS Siemreap" w:cs="Khmer OS Siemreap"/>
          <w:b/>
          <w:sz w:val="28"/>
          <w:szCs w:val="28"/>
          <w:lang w:val="ca-ES"/>
        </w:rPr>
        <w:t xml:space="preserve">. </w:t>
      </w:r>
      <w:r w:rsidRPr="00927466">
        <w:rPr>
          <w:rFonts w:ascii="Khmer OS Siemreap" w:hAnsi="Khmer OS Siemreap" w:cs="Khmer OS Siemreap"/>
          <w:b/>
          <w:bCs/>
          <w:sz w:val="28"/>
          <w:szCs w:val="28"/>
          <w:cs/>
          <w:lang w:val="ca-ES" w:bidi="km-KH"/>
        </w:rPr>
        <w:t>ការគណនាអត្រាកម្ម</w:t>
      </w:r>
      <w:r>
        <w:rPr>
          <w:rFonts w:ascii="Khmer OS Siemreap" w:hAnsi="Khmer OS Siemreap" w:cs="Khmer OS Siemreap"/>
          <w:b/>
          <w:sz w:val="28"/>
          <w:szCs w:val="28"/>
          <w:lang w:val="ca-ES"/>
        </w:rPr>
        <w:t xml:space="preserve"> (</w:t>
      </w:r>
      <w:r>
        <w:rPr>
          <w:rFonts w:ascii="Khmer OS Siemreap" w:hAnsi="Khmer OS Siemreap" w:cs="Khmer OS Siemreap"/>
          <w:b/>
          <w:sz w:val="28"/>
          <w:szCs w:val="28"/>
        </w:rPr>
        <w:t>Titration calculation)</w:t>
      </w:r>
    </w:p>
    <w:p w:rsidR="00B747B3" w:rsidRPr="00801F66" w:rsidRDefault="00B747B3" w:rsidP="00B747B3">
      <w:pPr>
        <w:spacing w:after="120"/>
        <w:jc w:val="center"/>
        <w:rPr>
          <w:rFonts w:ascii="Khmer OS Siemreap" w:hAnsi="Khmer OS Siemreap" w:cs="Khmer OS Siemreap"/>
          <w:b/>
          <w:sz w:val="28"/>
          <w:szCs w:val="28"/>
        </w:rPr>
      </w:pPr>
      <w:r>
        <w:rPr>
          <w:rFonts w:ascii="Khmer OS Siemreap" w:hAnsi="Khmer OS Siemreap" w:cs="Khmer OS Siemreap"/>
          <w:b/>
          <w:bCs/>
          <w:sz w:val="28"/>
          <w:szCs w:val="28"/>
          <w:cs/>
          <w:lang w:val="ca-ES" w:bidi="km-KH"/>
        </w:rPr>
        <w:t>ចំនុចសមមូល</w:t>
      </w:r>
      <w:r>
        <w:rPr>
          <w:rFonts w:ascii="Khmer OS Siemreap" w:hAnsi="Khmer OS Siemreap" w:cs="Khmer OS Siemreap"/>
          <w:b/>
          <w:sz w:val="28"/>
          <w:szCs w:val="28"/>
          <w:lang w:val="ca-ES"/>
        </w:rPr>
        <w:t xml:space="preserve"> </w:t>
      </w:r>
      <w:r>
        <w:rPr>
          <w:rFonts w:ascii="Khmer OS Siemreap" w:hAnsi="Khmer OS Siemreap" w:cs="Khmer OS Siemreap"/>
          <w:b/>
          <w:sz w:val="28"/>
          <w:szCs w:val="28"/>
        </w:rPr>
        <w:t xml:space="preserve">= </w:t>
      </w:r>
      <w:r>
        <w:rPr>
          <w:rFonts w:ascii="Khmer OS Siemreap" w:hAnsi="Khmer OS Siemreap" w:cs="Khmer OS Siemreap"/>
          <w:b/>
          <w:bCs/>
          <w:sz w:val="28"/>
          <w:szCs w:val="28"/>
          <w:cs/>
          <w:lang w:val="ca-ES" w:bidi="km-KH"/>
        </w:rPr>
        <w:t>បន្សាប</w:t>
      </w:r>
      <w:r>
        <w:rPr>
          <w:rFonts w:ascii="Khmer OS Siemreap" w:hAnsi="Khmer OS Siemreap" w:cs="Khmer OS Siemreap"/>
          <w:b/>
          <w:sz w:val="28"/>
          <w:szCs w:val="28"/>
        </w:rPr>
        <w:t xml:space="preserve"> = </w:t>
      </w:r>
      <w:r>
        <w:rPr>
          <w:rFonts w:ascii="Khmer OS Siemreap" w:hAnsi="Khmer OS Siemreap" w:cs="Khmer OS Siemreap"/>
          <w:b/>
          <w:bCs/>
          <w:sz w:val="28"/>
          <w:szCs w:val="28"/>
          <w:cs/>
          <w:lang w:val="ca-ES" w:bidi="km-KH"/>
        </w:rPr>
        <w:t>អង្គធាតុចង្អុលពណ៍ប្រែពណ៍</w:t>
      </w:r>
      <w:r>
        <w:rPr>
          <w:rFonts w:ascii="Khmer OS Siemreap" w:hAnsi="Khmer OS Siemreap" w:cs="Khmer OS Siemreap"/>
          <w:b/>
          <w:sz w:val="28"/>
          <w:szCs w:val="28"/>
        </w:rPr>
        <w:t xml:space="preserve"> = pH</w:t>
      </w:r>
      <w:r>
        <w:rPr>
          <w:rFonts w:ascii="Khmer OS Siemreap" w:hAnsi="Khmer OS Siemreap" w:cs="Khmer OS Siemreap"/>
          <w:b/>
          <w:sz w:val="28"/>
          <w:szCs w:val="28"/>
          <w:lang w:val="ca-ES"/>
        </w:rPr>
        <w:t xml:space="preserve"> </w:t>
      </w:r>
      <w:r>
        <w:rPr>
          <w:rFonts w:ascii="Khmer OS Siemreap" w:hAnsi="Khmer OS Siemreap" w:cs="Khmer OS Siemreap"/>
          <w:b/>
          <w:bCs/>
          <w:sz w:val="28"/>
          <w:szCs w:val="28"/>
          <w:cs/>
          <w:lang w:val="ca-ES" w:bidi="km-KH"/>
        </w:rPr>
        <w:t>ល្បាយស្មើ</w:t>
      </w:r>
      <w:r>
        <w:rPr>
          <w:rFonts w:ascii="Khmer OS Siemreap" w:hAnsi="Khmer OS Siemreap" w:cs="Khmer OS Siemreap"/>
          <w:b/>
          <w:sz w:val="28"/>
          <w:szCs w:val="28"/>
          <w:lang w:val="ca-ES"/>
        </w:rPr>
        <w:t xml:space="preserve"> </w:t>
      </w:r>
      <w:r>
        <w:rPr>
          <w:rFonts w:ascii="Khmer OS Siemreap" w:hAnsi="Khmer OS Siemreap" w:cs="Khmer OS Siemreap"/>
          <w:b/>
          <w:sz w:val="28"/>
          <w:szCs w:val="28"/>
        </w:rPr>
        <w:t xml:space="preserve">7   </w:t>
      </w:r>
    </w:p>
    <w:p w:rsidR="00B747B3" w:rsidRDefault="00B747B3" w:rsidP="00B747B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b/>
          <w:sz w:val="28"/>
          <w:szCs w:val="28"/>
        </w:rPr>
        <w:tab/>
      </w:r>
      <w:r w:rsidRPr="00402225"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គេធ្វើអត្រាកម្ម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C3B94">
        <w:rPr>
          <w:rFonts w:ascii="Khmer OS Siemreap" w:hAnsi="Khmer OS Siemreap" w:cs="Khmer OS Siemreap"/>
          <w:position w:val="-6"/>
          <w:sz w:val="24"/>
        </w:rPr>
        <w:object w:dxaOrig="680" w:dyaOrig="279">
          <v:shape id="_x0000_i1028" type="#_x0000_t75" style="width:33.75pt;height:14.25pt" o:ole="">
            <v:imagedata r:id="rId16" o:title=""/>
          </v:shape>
          <o:OLEObject Type="Embed" ProgID="Equation.DSMT4" ShapeID="_x0000_i1028" DrawAspect="Content" ObjectID="_1569607781" r:id="rId1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នៃសូលុយស្យុង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C3B94">
        <w:rPr>
          <w:rFonts w:ascii="Khmer OS Siemreap" w:hAnsi="Khmer OS Siemreap" w:cs="Khmer OS Siemreap"/>
          <w:position w:val="-6"/>
          <w:sz w:val="24"/>
          <w:lang w:val="ca-ES"/>
        </w:rPr>
        <w:object w:dxaOrig="540" w:dyaOrig="300">
          <v:shape id="_x0000_i1029" type="#_x0000_t75" style="width:27.75pt;height:15pt" o:ole="">
            <v:imagedata r:id="rId18" o:title=""/>
          </v:shape>
          <o:OLEObject Type="Embed" ProgID="Equation.DSMT4" ShapeID="_x0000_i1029" DrawAspect="Content" ObjectID="_1569607782" r:id="rId19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ដោយសូលុយស្យុង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C3B94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030" type="#_x0000_t75" style="width:39.75pt;height:14.25pt" o:ole="">
            <v:imagedata r:id="rId20" o:title=""/>
          </v:shape>
          <o:OLEObject Type="Embed" ProgID="Equation.DSMT4" ShapeID="_x0000_i1030" DrawAspect="Content" ObjectID="_1569607783" r:id="rId21"/>
        </w:object>
      </w:r>
      <w:r>
        <w:rPr>
          <w:rFonts w:ascii="Khmer OS Siemreap" w:hAnsi="Khmer OS Siemreap" w:cs="Khmer OS Siemreap"/>
          <w:sz w:val="24"/>
          <w:lang w:val="ca-ES"/>
        </w:rPr>
        <w:t>​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C3B94">
        <w:rPr>
          <w:rFonts w:ascii="Khmer OS Siemreap" w:hAnsi="Khmer OS Siemreap" w:cs="Khmer OS Siemreap"/>
          <w:position w:val="-6"/>
          <w:sz w:val="24"/>
          <w:lang w:val="ca-ES"/>
        </w:rPr>
        <w:object w:dxaOrig="920" w:dyaOrig="279">
          <v:shape id="_x0000_i1031" type="#_x0000_t75" style="width:46.5pt;height:14.25pt" o:ole="">
            <v:imagedata r:id="rId22" o:title=""/>
          </v:shape>
          <o:OLEObject Type="Embed" ProgID="Equation.DSMT4" ShapeID="_x0000_i1031" DrawAspect="Content" ObjectID="_1569607784" r:id="rId2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ចំណុច</w:t>
      </w:r>
    </w:p>
    <w:p w:rsidR="00B747B3" w:rsidRDefault="00B747B3" w:rsidP="00B747B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សមមូលកើតមានកាលណាគេប្រើសូ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1C3B94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032" type="#_x0000_t75" style="width:39.75pt;height:14.25pt" o:ole="">
            <v:imagedata r:id="rId24" o:title=""/>
          </v:shape>
          <o:OLEObject Type="Embed" ProgID="Equation.DSMT4" ShapeID="_x0000_i1032" DrawAspect="Content" ObjectID="_1569607785" r:id="rId2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អស់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C3B94">
        <w:rPr>
          <w:rFonts w:ascii="Khmer OS Siemreap" w:hAnsi="Khmer OS Siemreap" w:cs="Khmer OS Siemreap"/>
          <w:position w:val="-6"/>
          <w:sz w:val="24"/>
          <w:lang w:val="ca-ES"/>
        </w:rPr>
        <w:object w:dxaOrig="840" w:dyaOrig="279">
          <v:shape id="_x0000_i1033" type="#_x0000_t75" style="width:42pt;height:14.25pt" o:ole="">
            <v:imagedata r:id="rId26" o:title=""/>
          </v:shape>
          <o:OLEObject Type="Embed" ProgID="Equation.DSMT4" ShapeID="_x0000_i1033" DrawAspect="Content" ObjectID="_1569607786" r:id="rId2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1C3B94">
        <w:rPr>
          <w:rFonts w:ascii="Khmer OS Siemreap" w:hAnsi="Khmer OS Siemreap" w:cs="Khmer OS Siemreap"/>
          <w:position w:val="-6"/>
          <w:sz w:val="24"/>
          <w:lang w:val="ca-ES"/>
        </w:rPr>
        <w:object w:dxaOrig="540" w:dyaOrig="300">
          <v:shape id="_x0000_i1034" type="#_x0000_t75" style="width:27.75pt;height:15pt" o:ole="">
            <v:imagedata r:id="rId18" o:title=""/>
          </v:shape>
          <o:OLEObject Type="Embed" ProgID="Equation.DSMT4" ShapeID="_x0000_i1034" DrawAspect="Content" ObjectID="_1569607787" r:id="rId28"/>
        </w:object>
      </w:r>
      <w:r>
        <w:rPr>
          <w:rFonts w:ascii="Khmer OS Siemreap" w:hAnsi="Khmer OS Siemreap" w:cs="Khmer OS Siemreap"/>
          <w:sz w:val="24"/>
          <w:lang w:val="ca-ES"/>
        </w:rPr>
        <w:t>?</w:t>
      </w:r>
    </w:p>
    <w:p w:rsidR="00B747B3" w:rsidRDefault="00B747B3" w:rsidP="00B747B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គេធ្វើអត្រាកម្ម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801F66">
        <w:rPr>
          <w:rFonts w:ascii="Khmer OS Siemreap" w:hAnsi="Khmer OS Siemreap" w:cs="Khmer OS Siemreap"/>
          <w:position w:val="-6"/>
          <w:sz w:val="24"/>
          <w:lang w:val="ca-ES"/>
        </w:rPr>
        <w:object w:dxaOrig="680" w:dyaOrig="279">
          <v:shape id="_x0000_i1035" type="#_x0000_t75" style="width:33.75pt;height:14.25pt" o:ole="">
            <v:imagedata r:id="rId29" o:title=""/>
          </v:shape>
          <o:OLEObject Type="Embed" ProgID="Equation.DSMT4" ShapeID="_x0000_i1035" DrawAspect="Content" ObjectID="_1569607788" r:id="rId3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នៃសូលុយស្យុង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801F66">
        <w:rPr>
          <w:rFonts w:ascii="Khmer OS Siemreap" w:hAnsi="Khmer OS Siemreap" w:cs="Khmer OS Siemreap"/>
          <w:position w:val="-12"/>
          <w:sz w:val="24"/>
        </w:rPr>
        <w:object w:dxaOrig="700" w:dyaOrig="360">
          <v:shape id="_x0000_i1036" type="#_x0000_t75" style="width:35.25pt;height:18pt" o:ole="">
            <v:imagedata r:id="rId31" o:title=""/>
          </v:shape>
          <o:OLEObject Type="Embed" ProgID="Equation.DSMT4" ShapeID="_x0000_i1036" DrawAspect="Content" ObjectID="_1569607789" r:id="rId3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ដោយសូលុយស្យុង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801F66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037" type="#_x0000_t75" style="width:39.75pt;height:14.25pt" o:ole="">
            <v:imagedata r:id="rId33" o:title=""/>
          </v:shape>
          <o:OLEObject Type="Embed" ProgID="Equation.DSMT4" ShapeID="_x0000_i1037" DrawAspect="Content" ObjectID="_1569607790" r:id="rId3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</w:t>
      </w:r>
      <w:r w:rsidRPr="00801F66">
        <w:rPr>
          <w:rFonts w:ascii="Khmer OS Siemreap" w:hAnsi="Khmer OS Siemreap" w:cs="Khmer OS Siemreap"/>
          <w:position w:val="-10"/>
          <w:sz w:val="24"/>
          <w:lang w:val="ca-ES"/>
        </w:rPr>
        <w:object w:dxaOrig="1140" w:dyaOrig="320">
          <v:shape id="_x0000_i1038" type="#_x0000_t75" style="width:57pt;height:15.75pt" o:ole="">
            <v:imagedata r:id="rId35" o:title=""/>
          </v:shape>
          <o:OLEObject Type="Embed" ProgID="Equation.DSMT4" ShapeID="_x0000_i1038" DrawAspect="Content" ObjectID="_1569607791" r:id="rId3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747B3" w:rsidRPr="005B6C42" w:rsidDel="005B6C42" w:rsidRDefault="00B747B3" w:rsidP="00B747B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rPr>
          <w:del w:id="1" w:author="Love" w:date="2011-11-27T15:41:00Z"/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នៅពេលល្បាយសូ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ទទួលបានមាន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801F66">
        <w:rPr>
          <w:rFonts w:ascii="Khmer OS Siemreap" w:hAnsi="Khmer OS Siemreap" w:cs="Khmer OS Siemreap"/>
          <w:position w:val="-10"/>
          <w:sz w:val="24"/>
          <w:lang w:val="ca-ES"/>
        </w:rPr>
        <w:object w:dxaOrig="840" w:dyaOrig="320">
          <v:shape id="_x0000_i1039" type="#_x0000_t75" style="width:42pt;height:15.75pt" o:ole="">
            <v:imagedata r:id="rId37" o:title=""/>
          </v:shape>
          <o:OLEObject Type="Embed" ProgID="Equation.DSMT4" ShapeID="_x0000_i1039" DrawAspect="Content" ObjectID="_1569607792" r:id="rId38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គេត្រូវប្រើសូ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801F66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040" type="#_x0000_t75" style="width:39.75pt;height:14.25pt" o:ole="">
            <v:imagedata r:id="rId39" o:title=""/>
          </v:shape>
          <o:OLEObject Type="Embed" ProgID="Equation.DSMT4" ShapeID="_x0000_i1040" DrawAspect="Content" ObjectID="_1569607793" r:id="rId4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អស់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801F66">
        <w:rPr>
          <w:rFonts w:ascii="Khmer OS Siemreap" w:hAnsi="Khmer OS Siemreap" w:cs="Khmer OS Siemreap"/>
          <w:position w:val="-6"/>
          <w:sz w:val="24"/>
          <w:lang w:val="ca-ES"/>
        </w:rPr>
        <w:object w:dxaOrig="840" w:dyaOrig="279">
          <v:shape id="_x0000_i1041" type="#_x0000_t75" style="width:42pt;height:14.25pt" o:ole="">
            <v:imagedata r:id="rId41" o:title=""/>
          </v:shape>
          <o:OLEObject Type="Embed" ProgID="Equation.DSMT4" ShapeID="_x0000_i1041" DrawAspect="Content" ObjectID="_1569607794" r:id="rId4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</w:t>
      </w:r>
      <w:r w:rsidRPr="00801F66">
        <w:rPr>
          <w:rFonts w:ascii="Khmer OS Siemreap" w:hAnsi="Khmer OS Siemreap" w:cs="Khmer OS Siemreap"/>
          <w:position w:val="-10"/>
          <w:sz w:val="24"/>
          <w:lang w:val="ca-ES"/>
        </w:rPr>
        <w:object w:dxaOrig="460" w:dyaOrig="320">
          <v:shape id="_x0000_i1042" type="#_x0000_t75" style="width:23.25pt;height:15.75pt" o:ole="">
            <v:imagedata r:id="rId43" o:title=""/>
          </v:shape>
          <o:OLEObject Type="Embed" ProgID="Equation.DSMT4" ShapeID="_x0000_i1042" DrawAspect="Content" ObjectID="_1569607795" r:id="rId4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801F66">
        <w:rPr>
          <w:rFonts w:ascii="Khmer OS Siemreap" w:hAnsi="Khmer OS Siemreap" w:cs="Khmer OS Siemreap"/>
          <w:position w:val="-6"/>
          <w:sz w:val="24"/>
          <w:lang w:val="ca-ES"/>
        </w:rPr>
        <w:object w:dxaOrig="540" w:dyaOrig="300">
          <v:shape id="_x0000_i1043" type="#_x0000_t75" style="width:27.75pt;height:15pt" o:ole="">
            <v:imagedata r:id="rId45" o:title=""/>
          </v:shape>
          <o:OLEObject Type="Embed" ProgID="Equation.DSMT4" ShapeID="_x0000_i1043" DrawAspect="Content" ObjectID="_1569607796" r:id="rId4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៣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គេធ្វើអត្រាកម្ម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44249">
        <w:rPr>
          <w:rFonts w:ascii="Khmer OS Siemreap" w:hAnsi="Khmer OS Siemreap" w:cs="Khmer OS Siemreap"/>
          <w:position w:val="-6"/>
          <w:sz w:val="24"/>
          <w:lang w:val="ca-ES"/>
        </w:rPr>
        <w:object w:dxaOrig="680" w:dyaOrig="279">
          <v:shape id="_x0000_i1044" type="#_x0000_t75" style="width:33.75pt;height:14.25pt" o:ole="">
            <v:imagedata r:id="rId47" o:title=""/>
          </v:shape>
          <o:OLEObject Type="Embed" ProgID="Equation.DSMT4" ShapeID="_x0000_i1044" DrawAspect="Content" ObjectID="_1569607797" r:id="rId4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44249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045" type="#_x0000_t75" style="width:39.75pt;height:14.25pt" o:ole="">
            <v:imagedata r:id="rId49" o:title=""/>
          </v:shape>
          <o:OLEObject Type="Embed" ProgID="Equation.DSMT4" ShapeID="_x0000_i1045" DrawAspect="Content" ObjectID="_1569607798" r:id="rId50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ដោយសូលុយស្យុង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44249">
        <w:rPr>
          <w:rFonts w:ascii="Khmer OS Siemreap" w:hAnsi="Khmer OS Siemreap" w:cs="Khmer OS Siemreap"/>
          <w:position w:val="-6"/>
          <w:sz w:val="24"/>
          <w:lang w:val="ca-ES"/>
        </w:rPr>
        <w:object w:dxaOrig="540" w:dyaOrig="300">
          <v:shape id="_x0000_i1046" type="#_x0000_t75" style="width:27.75pt;height:15pt" o:ole="">
            <v:imagedata r:id="rId51" o:title=""/>
          </v:shape>
          <o:OLEObject Type="Embed" ProgID="Equation.DSMT4" ShapeID="_x0000_i1046" DrawAspect="Content" ObjectID="_1569607799" r:id="rId5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44249">
        <w:rPr>
          <w:rFonts w:ascii="Khmer OS Siemreap" w:hAnsi="Khmer OS Siemreap" w:cs="Khmer OS Siemreap"/>
          <w:position w:val="-6"/>
          <w:sz w:val="24"/>
          <w:lang w:val="ca-ES"/>
        </w:rPr>
        <w:object w:dxaOrig="920" w:dyaOrig="279">
          <v:shape id="_x0000_i1047" type="#_x0000_t75" style="width:46.5pt;height:14.25pt" o:ole="">
            <v:imagedata r:id="rId53" o:title=""/>
          </v:shape>
          <o:OLEObject Type="Embed" ProgID="Equation.DSMT4" ShapeID="_x0000_i1047" DrawAspect="Content" ObjectID="_1569607800" r:id="rId5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del w:id="2" w:author="Love" w:date="2011-11-27T15:41:00Z">
        <w:r w:rsidDel="00D44249">
          <w:rPr>
            <w:rFonts w:ascii="Khmer OS Siemreap" w:hAnsi="Khmer OS Siemreap" w:cs="Khmer OS Siemreap"/>
            <w:sz w:val="24"/>
            <w:lang w:val="ca-ES"/>
          </w:rPr>
          <w:delText xml:space="preserve"> </w:delText>
        </w:r>
      </w:del>
      <w:r>
        <w:rPr>
          <w:rFonts w:ascii="Khmer OS Siemreap" w:hAnsi="Khmer OS Siemreap" w:cs="Khmer OS Siemreap"/>
          <w:sz w:val="24"/>
          <w:cs/>
          <w:lang w:val="ca-ES" w:bidi="km-KH"/>
        </w:rPr>
        <w:t>អង្គធាតុចង្អុលពណ៍ប្រែពណ៍នៅពេលគេប្រើសូ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44249">
        <w:rPr>
          <w:rFonts w:ascii="Khmer OS Siemreap" w:hAnsi="Khmer OS Siemreap" w:cs="Khmer OS Siemreap"/>
          <w:position w:val="-6"/>
          <w:sz w:val="24"/>
          <w:lang w:val="ca-ES"/>
        </w:rPr>
        <w:object w:dxaOrig="540" w:dyaOrig="300">
          <v:shape id="_x0000_i1048" type="#_x0000_t75" style="width:27.75pt;height:15pt" o:ole="">
            <v:imagedata r:id="rId51" o:title=""/>
          </v:shape>
          <o:OLEObject Type="Embed" ProgID="Equation.DSMT4" ShapeID="_x0000_i1048" DrawAspect="Content" ObjectID="_1569607801" r:id="rId5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អស់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44249">
        <w:rPr>
          <w:rFonts w:ascii="Khmer OS Siemreap" w:hAnsi="Khmer OS Siemreap" w:cs="Khmer OS Siemreap"/>
          <w:position w:val="-6"/>
          <w:sz w:val="24"/>
          <w:lang w:val="ca-ES"/>
        </w:rPr>
        <w:object w:dxaOrig="639" w:dyaOrig="279">
          <v:shape id="_x0000_i1049" type="#_x0000_t75" style="width:32.25pt;height:14.25pt" o:ole="">
            <v:imagedata r:id="rId56" o:title=""/>
          </v:shape>
          <o:OLEObject Type="Embed" ProgID="Equation.DSMT4" ShapeID="_x0000_i1049" DrawAspect="Content" ObjectID="_1569607802" r:id="rId5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44249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050" type="#_x0000_t75" style="width:39.75pt;height:14.25pt" o:ole="">
            <v:imagedata r:id="rId49" o:title=""/>
          </v:shape>
          <o:OLEObject Type="Embed" ProgID="Equation.DSMT4" ShapeID="_x0000_i1050" DrawAspect="Content" ObjectID="_1569607803" r:id="rId58"/>
        </w:object>
      </w:r>
    </w:p>
    <w:p w:rsidR="00B747B3" w:rsidRDefault="00B747B3" w:rsidP="00B747B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៤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គេរំលាយក្រាម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B6C42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051" type="#_x0000_t75" style="width:39.75pt;height:14.25pt" o:ole="">
            <v:imagedata r:id="rId59" o:title=""/>
          </v:shape>
          <o:OLEObject Type="Embed" ProgID="Equation.DSMT4" ShapeID="_x0000_i1051" DrawAspect="Content" ObjectID="_1569607804" r:id="rId60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គេបានសូ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5B6C42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052" type="#_x0000_t75" style="width:12.75pt;height:18pt" o:ole="">
            <v:imagedata r:id="rId61" o:title=""/>
          </v:shape>
          <o:OLEObject Type="Embed" ProgID="Equation.DSMT4" ShapeID="_x0000_i1052" DrawAspect="Content" ObjectID="_1569607805" r:id="rId6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B6C42">
        <w:rPr>
          <w:rFonts w:ascii="Khmer OS Siemreap" w:hAnsi="Khmer OS Siemreap" w:cs="Khmer OS Siemreap"/>
          <w:position w:val="-4"/>
          <w:sz w:val="24"/>
          <w:lang w:val="ca-ES"/>
        </w:rPr>
        <w:object w:dxaOrig="320" w:dyaOrig="260">
          <v:shape id="_x0000_i1053" type="#_x0000_t75" style="width:15.75pt;height:12.75pt" o:ole="">
            <v:imagedata r:id="rId63" o:title=""/>
          </v:shape>
          <o:OLEObject Type="Embed" ProgID="Equation.DSMT4" ShapeID="_x0000_i1053" DrawAspect="Content" ObjectID="_1569607806" r:id="rId6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បើគេយក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B6C42">
        <w:rPr>
          <w:rFonts w:ascii="Khmer OS Siemreap" w:hAnsi="Khmer OS Siemreap" w:cs="Khmer OS Siemreap"/>
          <w:position w:val="-6"/>
          <w:sz w:val="24"/>
          <w:lang w:val="ca-ES"/>
        </w:rPr>
        <w:object w:dxaOrig="680" w:dyaOrig="279">
          <v:shape id="_x0000_i1054" type="#_x0000_t75" style="width:33.75pt;height:14.25pt" o:ole="">
            <v:imagedata r:id="rId65" o:title=""/>
          </v:shape>
          <o:OLEObject Type="Embed" ProgID="Equation.DSMT4" ShapeID="_x0000_i1054" DrawAspect="Content" ObjectID="_1569607807" r:id="rId6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5B6C42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055" type="#_x0000_t75" style="width:12.75pt;height:18pt" o:ole="">
            <v:imagedata r:id="rId61" o:title=""/>
          </v:shape>
          <o:OLEObject Type="Embed" ProgID="Equation.DSMT4" ShapeID="_x0000_i1055" DrawAspect="Content" ObjectID="_1569607808" r:id="rId67"/>
        </w:object>
      </w:r>
    </w:p>
    <w:p w:rsidR="00B747B3" w:rsidRDefault="00B747B3" w:rsidP="00B747B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ទៅធ្វើអត្រាកម្មដោយ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B6C42">
        <w:rPr>
          <w:rFonts w:ascii="Khmer OS Siemreap" w:hAnsi="Khmer OS Siemreap" w:cs="Khmer OS Siemreap"/>
          <w:position w:val="-6"/>
          <w:sz w:val="24"/>
          <w:lang w:val="ca-ES"/>
        </w:rPr>
        <w:object w:dxaOrig="540" w:dyaOrig="300">
          <v:shape id="_x0000_i1056" type="#_x0000_t75" style="width:27.75pt;height:15pt" o:ole="">
            <v:imagedata r:id="rId68" o:title=""/>
          </v:shape>
          <o:OLEObject Type="Embed" ProgID="Equation.DSMT4" ShapeID="_x0000_i1056" DrawAspect="Content" ObjectID="_1569607809" r:id="rId6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B6C42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057" type="#_x0000_t75" style="width:39.75pt;height:14.25pt" o:ole="">
            <v:imagedata r:id="rId70" o:title=""/>
          </v:shape>
          <o:OLEObject Type="Embed" ProgID="Equation.DSMT4" ShapeID="_x0000_i1057" DrawAspect="Content" ObjectID="_1569607810" r:id="rId7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ចំនុចសមមូលកើតមានកាលណាគេប្រើសូ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5B6C42">
        <w:rPr>
          <w:rFonts w:ascii="Khmer OS Siemreap" w:hAnsi="Khmer OS Siemreap" w:cs="Khmer OS Siemreap"/>
          <w:position w:val="-6"/>
          <w:sz w:val="24"/>
          <w:lang w:val="ca-ES"/>
        </w:rPr>
        <w:object w:dxaOrig="540" w:dyaOrig="300">
          <v:shape id="_x0000_i1058" type="#_x0000_t75" style="width:27.75pt;height:15pt" o:ole="">
            <v:imagedata r:id="rId68" o:title=""/>
          </v:shape>
          <o:OLEObject Type="Embed" ProgID="Equation.DSMT4" ShapeID="_x0000_i1058" DrawAspect="Content" ObjectID="_1569607811" r:id="rId7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អស់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B6C42">
        <w:rPr>
          <w:rFonts w:ascii="Khmer OS Siemreap" w:hAnsi="Khmer OS Siemreap" w:cs="Khmer OS Siemreap"/>
          <w:position w:val="-6"/>
          <w:sz w:val="24"/>
          <w:lang w:val="ca-ES"/>
        </w:rPr>
        <w:object w:dxaOrig="680" w:dyaOrig="279">
          <v:shape id="_x0000_i1059" type="#_x0000_t75" style="width:33.75pt;height:14.25pt" o:ole="">
            <v:imagedata r:id="rId73" o:title=""/>
          </v:shape>
          <o:OLEObject Type="Embed" ProgID="Equation.DSMT4" ShapeID="_x0000_i1059" DrawAspect="Content" ObjectID="_1569607812" r:id="rId7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747B3" w:rsidRDefault="00B747B3" w:rsidP="00B747B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5B6C42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060" type="#_x0000_t75" style="width:12.75pt;height:18pt" o:ole="">
            <v:imagedata r:id="rId61" o:title=""/>
          </v:shape>
          <o:OLEObject Type="Embed" ProgID="Equation.DSMT4" ShapeID="_x0000_i1060" DrawAspect="Content" ObjectID="_1569607813" r:id="rId75"/>
        </w:object>
      </w:r>
    </w:p>
    <w:p w:rsidR="00B747B3" w:rsidRPr="005B6C42" w:rsidRDefault="00B747B3" w:rsidP="00B747B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rPr>
          <w:ins w:id="3" w:author="Love" w:date="2011-11-27T15:43:00Z"/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cs/>
          <w:lang w:val="ca-ES" w:bidi="km-KH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គណនាម៉ាសក្រាម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82163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061" type="#_x0000_t75" style="width:39.75pt;height:14.25pt" o:ole="">
            <v:imagedata r:id="rId76" o:title=""/>
          </v:shape>
          <o:OLEObject Type="Embed" ProgID="Equation.DSMT4" ShapeID="_x0000_i1061" DrawAspect="Content" ObjectID="_1569607814" r:id="rId7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ដែលត្រូវប្រើដើម្បីទង្វើសូ</w:t>
      </w:r>
      <w:r>
        <w:rPr>
          <w:rFonts w:ascii="Khmer OS Siemreap" w:hAnsi="Khmer OS Siemreap" w:cs="Khmer OS Siemreap"/>
          <w:sz w:val="24"/>
          <w:lang w:val="ca-ES"/>
        </w:rPr>
        <w:t xml:space="preserve">​. </w:t>
      </w:r>
      <w:r w:rsidRPr="005B6C42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062" type="#_x0000_t75" style="width:12.75pt;height:18pt" o:ole="">
            <v:imagedata r:id="rId61" o:title=""/>
          </v:shape>
          <o:OLEObject Type="Embed" ProgID="Equation.DSMT4" ShapeID="_x0000_i1062" DrawAspect="Content" ObjectID="_1569607815" r:id="rId78"/>
        </w:object>
      </w:r>
    </w:p>
    <w:p w:rsidR="00DD0D79" w:rsidRDefault="00DD0D79">
      <w:pPr>
        <w:rPr>
          <w:rFonts w:ascii="Khmer OS Siemreap" w:hAnsi="Khmer OS Siemreap" w:cs="Khmer OS Siemreap"/>
          <w:b/>
          <w:sz w:val="28"/>
          <w:szCs w:val="28"/>
        </w:rPr>
      </w:pPr>
      <w:r>
        <w:rPr>
          <w:rFonts w:ascii="Khmer OS Siemreap" w:hAnsi="Khmer OS Siemreap" w:cs="Khmer OS Siemreap"/>
          <w:b/>
          <w:sz w:val="28"/>
          <w:szCs w:val="28"/>
        </w:rPr>
        <w:br w:type="page"/>
      </w:r>
    </w:p>
    <w:p w:rsidR="00DD0D79" w:rsidRPr="00DD0D79" w:rsidRDefault="00DD0D79" w:rsidP="00DD0D79">
      <w:pPr>
        <w:jc w:val="center"/>
        <w:rPr>
          <w:rFonts w:ascii="Khmer OS Muol Light" w:eastAsiaTheme="minorEastAsia" w:hAnsi="Khmer OS Muol Light" w:cs="Khmer OS Muol Light"/>
          <w:color w:val="FF0000"/>
          <w:sz w:val="40"/>
          <w:szCs w:val="40"/>
          <w:u w:val="single"/>
          <w:lang w:bidi="km-KH"/>
        </w:rPr>
      </w:pPr>
      <w:r w:rsidRPr="00DD0D79">
        <w:rPr>
          <w:rFonts w:ascii="Khmer OS Muol Light" w:eastAsiaTheme="minorEastAsia" w:hAnsi="Khmer OS Muol Light" w:cs="Khmer OS Muol Light"/>
          <w:sz w:val="40"/>
          <w:szCs w:val="40"/>
          <w:u w:val="single"/>
          <w:cs/>
          <w:lang w:bidi="km-KH"/>
        </w:rPr>
        <w:lastRenderedPageBreak/>
        <w:t>លំហាត់</w:t>
      </w:r>
      <w:r w:rsidRPr="00DD0D79">
        <w:rPr>
          <w:rFonts w:ascii="Khmer OS Muol Light" w:eastAsiaTheme="minorEastAsia" w:hAnsi="Khmer OS Muol Light" w:cs="Khmer OS Muol Light"/>
          <w:sz w:val="40"/>
          <w:szCs w:val="40"/>
          <w:u w:val="single"/>
          <w:lang w:bidi="km-KH"/>
        </w:rPr>
        <w:t xml:space="preserve"> </w:t>
      </w:r>
      <w:r w:rsidRPr="00DD0D79">
        <w:rPr>
          <w:rFonts w:ascii="Khmer OS Muol Light" w:eastAsiaTheme="minorEastAsia" w:hAnsi="Khmer OS Muol Light" w:cs="Khmer OS Muol Light"/>
          <w:color w:val="FF0000"/>
          <w:sz w:val="40"/>
          <w:szCs w:val="40"/>
          <w:u w:val="single"/>
          <w:lang w:bidi="km-KH"/>
        </w:rPr>
        <w:t xml:space="preserve">Exercise                                                                                      </w:t>
      </w:r>
    </w:p>
    <w:p w:rsidR="00667939" w:rsidRDefault="00667939" w:rsidP="00667939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១.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គេរំលាយឧស្ម័នអ៊ីដ្រូសែនក្លរួ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063" type="#_x0000_t75" style="width:32.25pt;height:15pt" o:ole="">
            <v:imagedata r:id="rId79" o:title=""/>
          </v:shape>
          <o:OLEObject Type="Embed" ProgID="Equation.3" ShapeID="_x0000_i1063" DrawAspect="Content" ObjectID="_1569607816" r:id="rId8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ចំនួន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540" w:dyaOrig="320">
          <v:shape id="_x0000_i1064" type="#_x0000_t75" style="width:27.75pt;height:15pt" o:ole="">
            <v:imagedata r:id="rId81" o:title=""/>
          </v:shape>
          <o:OLEObject Type="Embed" ProgID="Equation.3" ShapeID="_x0000_i1064" DrawAspect="Content" ObjectID="_1569607817" r:id="rId8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ទៅក្នុងទឹកសុទ្ធបាន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អាស៊ីត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មានមាឌ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80" w:dyaOrig="320">
          <v:shape id="_x0000_i1065" type="#_x0000_t75" style="width:20.25pt;height:15pt" o:ole="">
            <v:imagedata r:id="rId83" o:title=""/>
          </v:shape>
          <o:OLEObject Type="Embed" ProgID="Equation.3" ShapeID="_x0000_i1065" DrawAspect="Content" ObjectID="_1569607818" r:id="rId84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066" type="#_x0000_t75" style="width:22.5pt;height:15pt" o:ole="">
            <v:imagedata r:id="rId85" o:title=""/>
          </v:shape>
          <o:OLEObject Type="Embed" ProgID="Equation.3" ShapeID="_x0000_i1066" DrawAspect="Content" ObjectID="_1569607819" r:id="rId8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នៃសូលុយស្យុងអាស៊ីតដែ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ល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ទទួបាន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បើ</w:t>
      </w:r>
      <w:r w:rsidR="00DD0D79"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1520" w:dyaOrig="360">
          <v:shape id="_x0000_i1067" type="#_x0000_t75" style="width:77.25pt;height:18.75pt" o:ole="">
            <v:imagedata r:id="rId87" o:title=""/>
          </v:shape>
          <o:OLEObject Type="Embed" ProgID="Equation.3" ShapeID="_x0000_i1067" DrawAspect="Content" ObjectID="_1569607820" r:id="rId8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បើគេយក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80" w:dyaOrig="320">
          <v:shape id="_x0000_i1068" type="#_x0000_t75" style="width:39.75pt;height:15pt" o:ole="">
            <v:imagedata r:id="rId89" o:title=""/>
          </v:shape>
          <o:OLEObject Type="Embed" ProgID="Equation.3" ShapeID="_x0000_i1068" DrawAspect="Content" ObjectID="_1569607821" r:id="rId9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សូលុយស្យុងអាស៊ីតខាងលើទៅចាក់ចូក្នុងសូលុយស្យុងស៊ូត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មានកំហាប់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060" w:dyaOrig="320">
          <v:shape id="_x0000_i1069" type="#_x0000_t75" style="width:51.75pt;height:15pt" o:ole="">
            <v:imagedata r:id="rId91" o:title=""/>
          </v:shape>
          <o:OLEObject Type="Embed" ProgID="Equation.3" ShapeID="_x0000_i1069" DrawAspect="Content" ObjectID="_1569607822" r:id="rId9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មាឌ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</w:rPr>
        <w:object w:dxaOrig="780" w:dyaOrig="320">
          <v:shape id="_x0000_i1070" type="#_x0000_t75" style="width:39.75pt;height:15pt" o:ole="">
            <v:imagedata r:id="rId93" o:title=""/>
          </v:shape>
          <o:OLEObject Type="Embed" ProgID="Equation.3" ShapeID="_x0000_i1070" DrawAspect="Content" ObjectID="_1569607823" r:id="rId94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ab/>
        <w:t xml:space="preserve">                                                              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១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សរសេរសមីការតាងប្រតិកម្មដែលកើតមាន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២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071" type="#_x0000_t75" style="width:22.5pt;height:15pt" o:ole="">
            <v:imagedata r:id="rId95" o:title=""/>
          </v:shape>
          <o:OLEObject Type="Embed" ProgID="Equation.3" ShapeID="_x0000_i1071" DrawAspect="Content" ObjectID="_1569607824" r:id="rId9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នៃសូលុយស្យុងដែលទទួលបានក្រោយប្រតិកម្ម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</w:t>
      </w:r>
    </w:p>
    <w:p w:rsidR="00667939" w:rsidRDefault="00667939" w:rsidP="00667939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២.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  <w:t xml:space="preserve">ក.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គេចង់ធ្វើសូលុយស្យុងស៊ូតចំនួន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820" w:dyaOrig="320">
          <v:shape id="_x0000_i1072" type="#_x0000_t75" style="width:42pt;height:15pt" o:ole="">
            <v:imagedata r:id="rId97" o:title=""/>
          </v:shape>
          <o:OLEObject Type="Embed" ProgID="Equation.3" ShapeID="_x0000_i1072" DrawAspect="Content" ObjectID="_1569607825" r:id="rId9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060" w:dyaOrig="320">
          <v:shape id="_x0000_i1073" type="#_x0000_t75" style="width:51.75pt;height:15pt" o:ole="">
            <v:imagedata r:id="rId99" o:title=""/>
          </v:shape>
          <o:OLEObject Type="Embed" ProgID="Equation.3" ShapeID="_x0000_i1073" DrawAspect="Content" ObjectID="_1569607826" r:id="rId100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។​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តើគេត្រូវប្រើ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សូដ្យូមអ៊ីដ្រុកស៊ីត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20" w:dyaOrig="320">
          <v:shape id="_x0000_i1074" type="#_x0000_t75" style="width:44.25pt;height:15pt" o:ole="">
            <v:imagedata r:id="rId101" o:title=""/>
          </v:shape>
          <o:OLEObject Type="Embed" ProgID="Equation.3" ShapeID="_x0000_i1074" DrawAspect="Content" ObjectID="_1569607827" r:id="rId10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ប៉ុន្មានក្រាមនិងគណនា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075" type="#_x0000_t75" style="width:22.5pt;height:15pt" o:ole="">
            <v:imagedata r:id="rId103" o:title=""/>
          </v:shape>
          <o:OLEObject Type="Embed" ProgID="Equation.3" ShapeID="_x0000_i1075" DrawAspect="Content" ObjectID="_1569607828" r:id="rId10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 xml:space="preserve">ខ.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គេយកសូលុយស្យុងខាងលើ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20" w:dyaOrig="320">
          <v:shape id="_x0000_i1076" type="#_x0000_t75" style="width:30pt;height:15pt" o:ole="">
            <v:imagedata r:id="rId105" o:title=""/>
          </v:shape>
          <o:OLEObject Type="Embed" ProgID="Equation.3" ShapeID="_x0000_i1076" DrawAspect="Content" ObjectID="_1569607829" r:id="rId10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ទៅដាក់ក្នុងកែវបេស៊ែមួយរួចគេបន្ដក់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.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អាស៊ីតក្លរីឌ្រិចកំហាប់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040" w:dyaOrig="320">
          <v:shape id="_x0000_i1077" type="#_x0000_t75" style="width:51.75pt;height:15pt" o:ole="">
            <v:imagedata r:id="rId107" o:title=""/>
          </v:shape>
          <o:OLEObject Type="Embed" ProgID="Equation.3" ShapeID="_x0000_i1077" DrawAspect="Content" ObjectID="_1569607830" r:id="rId108"/>
        </w:objec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   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>
        <w:rPr>
          <w:rFonts w:ascii="Khmer OS Content" w:hAnsi="Khmer OS Content" w:cs="Khmer OS Content"/>
          <w:sz w:val="20"/>
          <w:szCs w:val="20"/>
          <w:lang w:bidi="km-KH"/>
        </w:rPr>
        <w:t>a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សរសេរសមីការតុល្យការតាងប្រតិកម្មនិងបង្ហាញពីអ៊ីយ៉ុងទស្សនិក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>
        <w:rPr>
          <w:rFonts w:ascii="Khmer OS Content" w:hAnsi="Khmer OS Content" w:cs="Khmer OS Content"/>
          <w:sz w:val="20"/>
          <w:szCs w:val="20"/>
          <w:lang w:val="ca-ES" w:bidi="km-KH"/>
        </w:rPr>
        <w:t>b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កំនត់មាឌ 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320" w:dyaOrig="279">
          <v:shape id="_x0000_i1078" type="#_x0000_t75" style="width:15pt;height:12.75pt" o:ole="">
            <v:imagedata r:id="rId109" o:title=""/>
          </v:shape>
          <o:OLEObject Type="Embed" ProgID="Equation.3" ShapeID="_x0000_i1078" DrawAspect="Content" ObjectID="_1569607831" r:id="rId11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នៃសូលុយស្យុងអាស៊ីតដើម្បីអោយបានល្បាយមួយមាន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800" w:dyaOrig="320">
          <v:shape id="_x0000_i1079" type="#_x0000_t75" style="width:39.75pt;height:15pt" o:ole="">
            <v:imagedata r:id="rId111" o:title=""/>
          </v:shape>
          <o:OLEObject Type="Embed" ProgID="Equation.3" ShapeID="_x0000_i1079" DrawAspect="Content" ObjectID="_1569607832" r:id="rId112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</w:p>
    <w:p w:rsidR="00DD0D79" w:rsidRPr="00DD0D79" w:rsidRDefault="00996F28" w:rsidP="00996F28">
      <w:pPr>
        <w:ind w:left="720" w:hanging="720"/>
        <w:rPr>
          <w:rFonts w:ascii="Khmer OS Content" w:hAnsi="Khmer OS Content" w:cs="Khmer OS Content"/>
          <w:sz w:val="20"/>
          <w:szCs w:val="20"/>
          <w:rtl/>
          <w:cs/>
          <w:lang w:val="ca-ES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៣.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គេយក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20" w:dyaOrig="320">
          <v:shape id="_x0000_i1080" type="#_x0000_t75" style="width:30pt;height:15pt" o:ole="">
            <v:imagedata r:id="rId113" o:title=""/>
          </v:shape>
          <o:OLEObject Type="Embed" ProgID="Equation.3" ShapeID="_x0000_i1080" DrawAspect="Content" ObjectID="_1569607833" r:id="rId11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1320" w:dyaOrig="380">
          <v:shape id="_x0000_i1081" type="#_x0000_t75" style="width:66.75pt;height:20.25pt" o:ole="">
            <v:imagedata r:id="rId115" o:title=""/>
          </v:shape>
          <o:OLEObject Type="Embed" ProgID="Equation.3" ShapeID="_x0000_i1081" DrawAspect="Content" ObjectID="_1569607834" r:id="rId11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219" w:dyaOrig="360">
          <v:shape id="_x0000_i1082" type="#_x0000_t75" style="width:59.25pt;height:17.25pt" o:ole="">
            <v:imagedata r:id="rId117" o:title=""/>
          </v:shape>
          <o:OLEObject Type="Embed" ProgID="Equation.3" ShapeID="_x0000_i1082" DrawAspect="Content" ObjectID="_1569607835" r:id="rId11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ទៅលាយជាមួយ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520" w:dyaOrig="320">
          <v:shape id="_x0000_i1083" type="#_x0000_t75" style="width:27.75pt;height:15pt" o:ole="">
            <v:imagedata r:id="rId119" o:title=""/>
          </v:shape>
          <o:OLEObject Type="Embed" ProgID="Equation.3" ShapeID="_x0000_i1083" DrawAspect="Content" ObjectID="_1569607836" r:id="rId12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នៃសូលុយស្យុងស៊ូត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cs/>
          <w:lang w:val="ca-ES" w:bidi="km-KH"/>
        </w:rPr>
        <w:object w:dxaOrig="920" w:dyaOrig="320">
          <v:shape id="_x0000_i1084" type="#_x0000_t75" style="width:44.25pt;height:15pt" o:ole="">
            <v:imagedata r:id="rId121" o:title=""/>
          </v:shape>
          <o:OLEObject Type="Embed" ProgID="Equation.3" ShapeID="_x0000_i1084" DrawAspect="Content" ObjectID="_1569607837" r:id="rId12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cs/>
          <w:lang w:val="ca-ES" w:bidi="km-KH"/>
        </w:rPr>
        <w:object w:dxaOrig="1040" w:dyaOrig="320">
          <v:shape id="_x0000_i1085" type="#_x0000_t75" style="width:51.75pt;height:15pt" o:ole="">
            <v:imagedata r:id="rId123" o:title=""/>
          </v:shape>
          <o:OLEObject Type="Embed" ProgID="Equation.3" ShapeID="_x0000_i1085" DrawAspect="Content" ObjectID="_1569607838" r:id="rId124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ក-សរសេរសមីការតាងប្រតិកម្មដែលកើតមាន?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ខ-ចូរកំនត់មជ្ឈដ្ឋានសូលុយស្យុងដែលទទួលបាន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?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 w:bidi="km-KH"/>
        </w:rPr>
        <w:object w:dxaOrig="440" w:dyaOrig="320">
          <v:shape id="_x0000_i1086" type="#_x0000_t75" style="width:22.5pt;height:15pt" o:ole="">
            <v:imagedata r:id="rId125" o:title=""/>
          </v:shape>
          <o:OLEObject Type="Embed" ProgID="Equation.3" ShapeID="_x0000_i1086" DrawAspect="Content" ObjectID="_1569607839" r:id="rId12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នៃសូលុយស្យុងដែលទទួលបានក្រោយប្រតិកម្ម?</w:t>
      </w:r>
    </w:p>
    <w:p w:rsidR="00996F28" w:rsidRDefault="00DD0D79" w:rsidP="00996F28">
      <w:pPr>
        <w:ind w:firstLine="720"/>
        <w:rPr>
          <w:rFonts w:ascii="Khmer OS Content" w:hAnsi="Khmer OS Content" w:cs="Khmer OS Content"/>
          <w:sz w:val="20"/>
          <w:szCs w:val="20"/>
          <w:lang w:bidi="km-KH"/>
        </w:rPr>
      </w:pP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ឃ-គណនាកំហាប់ប្រភេទគីមីដែលមានវត្ដមាននៅក្នុងសូ</w:t>
      </w:r>
      <w:r w:rsidRPr="00DD0D79">
        <w:rPr>
          <w:rFonts w:ascii="Khmer OS Content" w:hAnsi="Khmer OS Content" w:cs="Khmer OS Content"/>
          <w:sz w:val="20"/>
          <w:szCs w:val="20"/>
          <w:lang w:bidi="km-KH"/>
        </w:rPr>
        <w:t>.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ក្រោយប្រតិកម្ម?</w:t>
      </w:r>
      <w:r w:rsidRPr="00DD0D79">
        <w:rPr>
          <w:rFonts w:ascii="Khmer OS Content" w:hAnsi="Khmer OS Content" w:cs="Khmer OS Content"/>
          <w:sz w:val="20"/>
          <w:szCs w:val="20"/>
        </w:rPr>
        <w:t xml:space="preserve">                  </w:t>
      </w:r>
    </w:p>
    <w:p w:rsidR="00DD0D79" w:rsidRPr="00DD0D79" w:rsidRDefault="00996F28" w:rsidP="00996F28">
      <w:pPr>
        <w:ind w:left="720" w:hanging="720"/>
        <w:rPr>
          <w:rFonts w:ascii="Khmer OS Content" w:hAnsi="Khmer OS Content" w:cs="Khmer OS Content"/>
          <w:sz w:val="20"/>
          <w:szCs w:val="20"/>
          <w:rtl/>
          <w:cs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៤.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គេរំលាយក្រាមសូដ្យូមអ៊ីដ្រុកស៊ីត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cs/>
          <w:lang w:val="ca-ES" w:bidi="km-KH"/>
        </w:rPr>
        <w:object w:dxaOrig="920" w:dyaOrig="320">
          <v:shape id="_x0000_i1087" type="#_x0000_t75" style="width:44.25pt;height:15pt" o:ole="">
            <v:imagedata r:id="rId121" o:title=""/>
          </v:shape>
          <o:OLEObject Type="Embed" ProgID="Equation.3" ShapeID="_x0000_i1087" DrawAspect="Content" ObjectID="_1569607840" r:id="rId12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ចំនួន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cs/>
          <w:lang w:val="ca-ES" w:bidi="km-KH"/>
        </w:rPr>
        <w:object w:dxaOrig="540" w:dyaOrig="320">
          <v:shape id="_x0000_i1088" type="#_x0000_t75" style="width:27.75pt;height:15pt" o:ole="">
            <v:imagedata r:id="rId128" o:title=""/>
          </v:shape>
          <o:OLEObject Type="Embed" ProgID="Equation.3" ShapeID="_x0000_i1088" DrawAspect="Content" ObjectID="_1569607841" r:id="rId12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ទៅក្នុងទឹក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cs/>
          <w:lang w:val="ca-ES" w:bidi="km-KH"/>
        </w:rPr>
        <w:object w:dxaOrig="820" w:dyaOrig="320">
          <v:shape id="_x0000_i1089" type="#_x0000_t75" style="width:40.5pt;height:16.5pt" o:ole="">
            <v:imagedata r:id="rId130" o:title=""/>
          </v:shape>
          <o:OLEObject Type="Embed" ProgID="Equation.3" ShapeID="_x0000_i1089" DrawAspect="Content" ObjectID="_1569607842" r:id="rId13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គេទទួលបានសូលុយស្យុង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cs/>
          <w:lang w:val="ca-ES" w:bidi="km-KH"/>
        </w:rPr>
        <w:object w:dxaOrig="260" w:dyaOrig="340">
          <v:shape id="_x0000_i1090" type="#_x0000_t75" style="width:12.75pt;height:17.25pt" o:ole="">
            <v:imagedata r:id="rId132" o:title=""/>
          </v:shape>
          <o:OLEObject Type="Embed" ProgID="Equation.3" ShapeID="_x0000_i1090" DrawAspect="Content" ObjectID="_1569607843" r:id="rId133"/>
        </w:objec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</w:t>
      </w:r>
      <w:r>
        <w:rPr>
          <w:rFonts w:ascii="Khmer OS Content" w:hAnsi="Khmer OS Content" w:cs="Khmer OS Content"/>
          <w:sz w:val="20"/>
          <w:szCs w:val="20"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lang w:bidi="km-KH"/>
        </w:rPr>
        <w:t xml:space="preserve">pH= 12.6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។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១-តើសូ</w:t>
      </w:r>
      <w:r w:rsidR="00DD0D79" w:rsidRPr="00DD0D79">
        <w:rPr>
          <w:rFonts w:ascii="Khmer OS Content" w:hAnsi="Khmer OS Content" w:cs="Khmer OS Content"/>
          <w:sz w:val="20"/>
          <w:szCs w:val="20"/>
          <w:lang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bidi="km-KH"/>
        </w:rPr>
        <w:t>ស៊ូតជាសូ</w:t>
      </w:r>
      <w:r w:rsidR="00DD0D79" w:rsidRPr="00DD0D79">
        <w:rPr>
          <w:rFonts w:ascii="Khmer OS Content" w:hAnsi="Khmer OS Content" w:cs="Khmer OS Content"/>
          <w:sz w:val="20"/>
          <w:szCs w:val="20"/>
          <w:lang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បាសខ្លាំង រឺ ខ្សោយ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?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ab/>
        <w:t xml:space="preserve">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២-គេចាក់សូលុយស្យុងអាស៊ីត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ក្លរីឌ្រិចដែលមានកំហាប់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040" w:dyaOrig="320">
          <v:shape id="_x0000_i1091" type="#_x0000_t75" style="width:51.75pt;height:15pt" o:ole="">
            <v:imagedata r:id="rId134" o:title=""/>
          </v:shape>
          <o:OLEObject Type="Embed" ProgID="Equation.3" ShapeID="_x0000_i1091" DrawAspect="Content" ObjectID="_1569607844" r:id="rId135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ទៅក្នុង សូ</w:t>
      </w:r>
      <w:r w:rsidR="00DD0D79" w:rsidRPr="00DD0D79">
        <w:rPr>
          <w:rFonts w:ascii="Khmer OS Content" w:hAnsi="Khmer OS Content" w:cs="Khmer OS Content"/>
          <w:sz w:val="20"/>
          <w:szCs w:val="20"/>
          <w:lang w:bidi="km-KH"/>
        </w:rPr>
        <w:t>.</w:t>
      </w:r>
      <w:r>
        <w:rPr>
          <w:rFonts w:ascii="Khmer OS Content" w:hAnsi="Khmer OS Content" w:cs="Khmer OS Content"/>
          <w:sz w:val="20"/>
          <w:szCs w:val="20"/>
          <w:lang w:bidi="km-KH"/>
        </w:rPr>
        <w:t>S</w:t>
      </w:r>
      <w:r>
        <w:rPr>
          <w:rFonts w:ascii="Khmer OS Content" w:hAnsi="Khmer OS Content" w:cs="Khmer OS Content"/>
          <w:sz w:val="20"/>
          <w:szCs w:val="20"/>
          <w:vertAlign w:val="subscript"/>
          <w:lang w:bidi="km-KH"/>
        </w:rPr>
        <w:t>1</w:t>
      </w:r>
      <w:r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រហូតដល់សូ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ក្រោយប្រតិកម្មមាន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cs/>
          <w:lang w:val="ca-ES" w:bidi="km-KH"/>
        </w:rPr>
        <w:object w:dxaOrig="800" w:dyaOrig="320">
          <v:shape id="_x0000_i1092" type="#_x0000_t75" style="width:39.75pt;height:15pt" o:ole="">
            <v:imagedata r:id="rId136" o:title=""/>
          </v:shape>
          <o:OLEObject Type="Embed" ProgID="Equation.3" ShapeID="_x0000_i1092" DrawAspect="Content" ObjectID="_1569607845" r:id="rId137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។​​​​​​​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គណនាមាឌ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cs/>
          <w:lang w:val="ca-ES" w:bidi="km-KH"/>
        </w:rPr>
        <w:object w:dxaOrig="320" w:dyaOrig="279">
          <v:shape id="_x0000_i1093" type="#_x0000_t75" style="width:15pt;height:12.75pt" o:ole="">
            <v:imagedata r:id="rId138" o:title=""/>
          </v:shape>
          <o:OLEObject Type="Embed" ProgID="Equation.3" ShapeID="_x0000_i1093" DrawAspect="Content" ObjectID="_1569607846" r:id="rId13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ដែលត្រូវប្រើ?</w:t>
      </w:r>
    </w:p>
    <w:p w:rsidR="00996F28" w:rsidRDefault="00996F28" w:rsidP="00996F28">
      <w:pPr>
        <w:ind w:left="720" w:hanging="720"/>
        <w:rPr>
          <w:rFonts w:ascii="Khmer OS Content" w:hAnsi="Khmer OS Content" w:cs="Khmer OS Content"/>
          <w:sz w:val="20"/>
          <w:szCs w:val="20"/>
          <w:lang w:val="ca-ES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៥.</w:t>
      </w:r>
      <w:r>
        <w:rPr>
          <w:rFonts w:ascii="Khmer OS Content" w:hAnsi="Khmer OS Content" w:cs="Khmer OS Content"/>
          <w:sz w:val="20"/>
          <w:szCs w:val="20"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20" w:dyaOrig="320">
          <v:shape id="_x0000_i1094" type="#_x0000_t75" style="width:15pt;height:15pt" o:ole="">
            <v:imagedata r:id="rId140" o:title=""/>
          </v:shape>
          <o:OLEObject Type="Embed" ProgID="Equation.3" ShapeID="_x0000_i1094" DrawAspect="Content" ObjectID="_1569607847" r:id="rId14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នៃសូ,អាស៊ីតស៊ុលផួរិច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60" w:dyaOrig="340">
          <v:shape id="_x0000_i1095" type="#_x0000_t75" style="width:47.25pt;height:17.25pt" o:ole="">
            <v:imagedata r:id="rId142" o:title=""/>
          </v:shape>
          <o:OLEObject Type="Embed" ProgID="Equation.3" ShapeID="_x0000_i1095" DrawAspect="Content" ObjectID="_1569607848" r:id="rId14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620" w:dyaOrig="360">
          <v:shape id="_x0000_i1096" type="#_x0000_t75" style="width:81.75pt;height:17.25pt" o:ole="">
            <v:imagedata r:id="rId144" o:title=""/>
          </v:shape>
          <o:OLEObject Type="Embed" ProgID="Equation.3" ShapeID="_x0000_i1096" DrawAspect="Content" ObjectID="_1569607849" r:id="rId145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។​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សន្មត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ថាអាស៊ីតស៊ុលផួរិចបំបែក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​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ទាំងស្រុង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ab/>
        <w:t xml:space="preserve">                            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                       </w:t>
      </w:r>
      <w:r>
        <w:rPr>
          <w:rFonts w:ascii="Khmer OS Content" w:hAnsi="Khmer OS Content" w:cs="Khmer OS Content"/>
          <w:sz w:val="20"/>
          <w:szCs w:val="20"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ចូរសរសេរសមីការតាងប្រតិកម្មនៃការបំបែកអាស៊ីតស៊ុលផួរិចក្នុងទឹក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</w:t>
      </w:r>
      <w:r>
        <w:rPr>
          <w:rFonts w:ascii="Khmer OS Content" w:hAnsi="Khmer OS Content" w:cs="Khmer OS Content"/>
          <w:sz w:val="20"/>
          <w:szCs w:val="20"/>
          <w:lang w:val="ca-ES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គណនាម៉ាសស៊ូត</w:t>
      </w:r>
      <w:r w:rsidR="00DD0D79" w:rsidRPr="00DD0D79">
        <w:rPr>
          <w:rFonts w:ascii="Khmer OS Content" w:hAnsi="Khmer OS Content" w:cs="Khmer OS Content"/>
          <w:position w:val="-14"/>
          <w:sz w:val="20"/>
          <w:szCs w:val="20"/>
          <w:lang w:val="ca-ES"/>
        </w:rPr>
        <w:object w:dxaOrig="960" w:dyaOrig="380">
          <v:shape id="_x0000_i1097" type="#_x0000_t75" style="width:47.25pt;height:20.25pt" o:ole="">
            <v:imagedata r:id="rId146" o:title=""/>
          </v:shape>
          <o:OLEObject Type="Embed" ProgID="Equation.3" ShapeID="_x0000_i1097" DrawAspect="Content" ObjectID="_1569607850" r:id="rId14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សុទ្ធចាំបាច់ដែលត្រូវទៅលើសូលុយស្យុង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អាស៊ីត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ខាងលើរហូតដល់ចំនុចសមមូល</w:t>
      </w:r>
      <w:r>
        <w:rPr>
          <w:rFonts w:ascii="Khmer OS Content" w:hAnsi="Khmer OS Content" w:cs="Khmer OS Content"/>
          <w:sz w:val="20"/>
          <w:szCs w:val="20"/>
          <w:lang w:val="ca-ES" w:bidi="km-KH"/>
        </w:rPr>
        <w:br/>
        <w:t xml:space="preserve">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អាស៊ីត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បាស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  </w:t>
      </w:r>
      <w:r>
        <w:rPr>
          <w:rFonts w:ascii="Khmer OS Content" w:hAnsi="Khmer OS Content" w:cs="Khmer OS Content"/>
          <w:sz w:val="20"/>
          <w:szCs w:val="20"/>
          <w:lang w:val="ca-ES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098" type="#_x0000_t75" style="width:22.5pt;height:15pt" o:ole="">
            <v:imagedata r:id="rId148" o:title=""/>
          </v:shape>
          <o:OLEObject Type="Embed" ProgID="Equation.3" ShapeID="_x0000_i1098" DrawAspect="Content" ObjectID="_1569607851" r:id="rId14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នៃសូលុយស្យុងក្រោយប្រតិកម្ម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    </w:t>
      </w:r>
    </w:p>
    <w:p w:rsidR="00DD0D79" w:rsidRPr="00DD0D79" w:rsidRDefault="00DE77AB" w:rsidP="00DE77AB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៦.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គេរំលាយឧស្ម័នអ៊ីដ្រូសែនក្លរួ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099" type="#_x0000_t75" style="width:32.25pt;height:15pt" o:ole="">
            <v:imagedata r:id="rId150" o:title=""/>
          </v:shape>
          <o:OLEObject Type="Embed" ProgID="Equation.3" ShapeID="_x0000_i1099" DrawAspect="Content" ObjectID="_1569607852" r:id="rId15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ចំនួន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580" w:dyaOrig="320">
          <v:shape id="_x0000_i1100" type="#_x0000_t75" style="width:30pt;height:15pt" o:ole="">
            <v:imagedata r:id="rId152" o:title=""/>
          </v:shape>
          <o:OLEObject Type="Embed" ProgID="Equation.3" ShapeID="_x0000_i1100" DrawAspect="Content" ObjectID="_1569607853" r:id="rId15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ទៅក្នុងទឹកបិត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20" w:dyaOrig="320">
          <v:shape id="_x0000_i1101" type="#_x0000_t75" style="width:15pt;height:15pt" o:ole="">
            <v:imagedata r:id="rId140" o:title=""/>
          </v:shape>
          <o:OLEObject Type="Embed" ProgID="Equation.3" ShapeID="_x0000_i1101" DrawAspect="Content" ObjectID="_1569607854" r:id="rId15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គេទទួលបានសូលុយស្យុងដែលមាន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60" w:dyaOrig="320">
          <v:shape id="_x0000_i1102" type="#_x0000_t75" style="width:49.5pt;height:15pt" o:ole="">
            <v:imagedata r:id="rId155" o:title=""/>
          </v:shape>
          <o:OLEObject Type="Embed" ProgID="Equation.3" ShapeID="_x0000_i1102" DrawAspect="Content" ObjectID="_1569607855" r:id="rId15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តើសូ</w:t>
      </w:r>
      <w:r w:rsidR="00DD0D79" w:rsidRPr="00DD0D79">
        <w:rPr>
          <w:rFonts w:ascii="Khmer OS Content" w:hAnsi="Khmer OS Content" w:cs="Khmer OS Content"/>
          <w:sz w:val="20"/>
          <w:szCs w:val="20"/>
          <w:lang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អាស៊ីតក្លរីឌ្រីចជាអាស៊ីតខ្លាំង រឺ ខ្សោយ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? </w:t>
      </w:r>
      <w:r w:rsidR="00DD0D79"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1700" w:dyaOrig="360">
          <v:shape id="_x0000_i1103" type="#_x0000_t75" style="width:86.25pt;height:18.75pt" o:ole="">
            <v:imagedata r:id="rId157" o:title=""/>
          </v:shape>
          <o:OLEObject Type="Embed" ProgID="Equation.3" ShapeID="_x0000_i1103" DrawAspect="Content" ObjectID="_1569607856" r:id="rId15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             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គេបន្ថែម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520" w:dyaOrig="320">
          <v:shape id="_x0000_i1104" type="#_x0000_t75" style="width:27.75pt;height:15pt" o:ole="">
            <v:imagedata r:id="rId159" o:title=""/>
          </v:shape>
          <o:OLEObject Type="Embed" ProgID="Equation.3" ShapeID="_x0000_i1104" DrawAspect="Content" ObjectID="_1569607857" r:id="rId16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នៃសូលុយស្យុងសូដ្យូមអ៊ីដ្រុកស៊ីត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00" w:dyaOrig="320">
          <v:shape id="_x0000_i1105" type="#_x0000_t75" style="width:44.25pt;height:15pt" o:ole="">
            <v:imagedata r:id="rId161" o:title=""/>
          </v:shape>
          <o:OLEObject Type="Embed" ProgID="Equation.3" ShapeID="_x0000_i1105" DrawAspect="Content" ObjectID="_1569607858" r:id="rId16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520" w:dyaOrig="360">
          <v:shape id="_x0000_i1106" type="#_x0000_t75" style="width:77.25pt;height:17.25pt" o:ole="">
            <v:imagedata r:id="rId163" o:title=""/>
          </v:shape>
          <o:OLEObject Type="Embed" ProgID="Equation.3" ShapeID="_x0000_i1106" DrawAspect="Content" ObjectID="_1569607859" r:id="rId16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ទៅលើ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107" type="#_x0000_t75" style="width:32.25pt;height:15pt" o:ole="">
            <v:imagedata r:id="rId165" o:title=""/>
          </v:shape>
          <o:OLEObject Type="Embed" ProgID="Equation.3" ShapeID="_x0000_i1107" DrawAspect="Content" ObjectID="_1569607860" r:id="rId166"/>
        </w:object>
      </w:r>
      <w:r>
        <w:rPr>
          <w:rFonts w:ascii="Khmer OS Content" w:hAnsi="Khmer OS Content" w:cs="Khmer OS Content" w:hint="cs"/>
          <w:position w:val="-10"/>
          <w:sz w:val="20"/>
          <w:szCs w:val="20"/>
          <w:cs/>
          <w:lang w:val="ca-ES" w:bidi="km-KH"/>
        </w:rPr>
        <w:br/>
        <w:t xml:space="preserve">    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នៃសូលុយស្យុងអាស៊ីតខាងលើ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108" type="#_x0000_t75" style="width:22.5pt;height:15pt" o:ole="">
            <v:imagedata r:id="rId148" o:title=""/>
          </v:shape>
          <o:OLEObject Type="Embed" ProgID="Equation.3" ShapeID="_x0000_i1108" DrawAspect="Content" ObjectID="_1569607861" r:id="rId16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នៃសូលុយស្យុងដែលទទួលបាន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 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បើគេបន្ថែម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39" w:dyaOrig="320">
          <v:shape id="_x0000_i1109" type="#_x0000_t75" style="width:32.25pt;height:15pt" o:ole="">
            <v:imagedata r:id="rId168" o:title=""/>
          </v:shape>
          <o:OLEObject Type="Embed" ProgID="Equation.3" ShapeID="_x0000_i1109" DrawAspect="Content" ObjectID="_1569607862" r:id="rId16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សូដ្យូមអ៊ីដ្រុកស៊ីត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00" w:dyaOrig="320">
          <v:shape id="_x0000_i1110" type="#_x0000_t75" style="width:44.25pt;height:15pt" o:ole="">
            <v:imagedata r:id="rId170" o:title=""/>
          </v:shape>
          <o:OLEObject Type="Embed" ProgID="Equation.3" ShapeID="_x0000_i1110" DrawAspect="Content" ObjectID="_1569607863" r:id="rId17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ខាងលើទៅលើ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111" type="#_x0000_t75" style="width:32.25pt;height:15pt" o:ole="">
            <v:imagedata r:id="rId172" o:title=""/>
          </v:shape>
          <o:OLEObject Type="Embed" ProgID="Equation.3" ShapeID="_x0000_i1111" DrawAspect="Content" ObjectID="_1569607864" r:id="rId17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="00DD0D79" w:rsidRPr="00DD0D79">
        <w:rPr>
          <w:rFonts w:ascii="Khmer OS Content" w:hAnsi="Khmer OS Content" w:cs="Khmer OS Content"/>
          <w:sz w:val="20"/>
          <w:szCs w:val="20"/>
          <w:lang w:bidi="km-KH"/>
        </w:rPr>
        <w:t xml:space="preserve">.  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អាស៊ីតខាងលើនេះវិញ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។​   ​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តើសូលុយស្យុង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ដែលទទួលបានមាន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112" type="#_x0000_t75" style="width:22.5pt;height:15pt" o:ole="">
            <v:imagedata r:id="rId174" o:title=""/>
          </v:shape>
          <o:OLEObject Type="Embed" ProgID="Equation.3" ShapeID="_x0000_i1112" DrawAspect="Content" ObjectID="_1569607865" r:id="rId175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ស្មើនិងប៉ុន្មាន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DD0D79" w:rsidRPr="00DD0D79" w:rsidRDefault="00D65EED" w:rsidP="00D65EED">
      <w:pPr>
        <w:spacing w:line="228" w:lineRule="auto"/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៧.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គេមានសូលុយស្យុងប៉ូតាស្យូមអាមីឌួ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733425" cy="238125"/>
            <wp:effectExtent l="19050" t="0" r="9525" b="0"/>
            <wp:docPr id="21" name="Picture 2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1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កំហាប់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1019175" cy="228600"/>
            <wp:effectExtent l="0" t="0" r="9525" b="0"/>
            <wp:docPr id="22" name="Picture 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2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និងមាន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561975" cy="200025"/>
            <wp:effectExtent l="19050" t="0" r="9525" b="0"/>
            <wp:docPr id="23" name="Picture 2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3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នៅសីតុណ្ហភាព</w:t>
      </w:r>
      <w:r w:rsidR="00DD0D79" w:rsidRPr="00DD0D79">
        <w:rPr>
          <w:rFonts w:ascii="Khmer OS Content" w:hAnsi="Khmer OS Content" w:cs="Khmer OS Content"/>
          <w:noProof/>
          <w:position w:val="-6"/>
          <w:sz w:val="20"/>
          <w:szCs w:val="20"/>
          <w:lang w:bidi="km-KH"/>
        </w:rPr>
        <w:drawing>
          <wp:inline distT="0" distB="0" distL="0" distR="0">
            <wp:extent cx="381000" cy="200025"/>
            <wp:effectExtent l="19050" t="0" r="0" b="0"/>
            <wp:docPr id="24" name="Picture 2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4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</w:rPr>
        <w:t xml:space="preserve">-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ចូរបង្ហាញថាអ៊ីយ៉ុងអាមីឌួជាបាសខ្លាំង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</w:rPr>
        <w:t xml:space="preserve">-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ចូរសរសេរសមីការតាងប្រតិកម្មរវាងអ៊ីយ៉ុងនេះជាមួយទឹក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="00DD0D79" w:rsidRPr="00DD0D79">
        <w:rPr>
          <w:rFonts w:ascii="Khmer OS Content" w:hAnsi="Khmer OS Content" w:cs="Khmer OS Content"/>
          <w:sz w:val="20"/>
          <w:szCs w:val="20"/>
        </w:rPr>
        <w:t xml:space="preserve">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="00DD0D79" w:rsidRPr="00DD0D79">
        <w:rPr>
          <w:rFonts w:ascii="Khmer OS Content" w:hAnsi="Khmer OS Content" w:cs="Khmer OS Content"/>
          <w:sz w:val="20"/>
          <w:szCs w:val="20"/>
        </w:rPr>
        <w:t xml:space="preserve">-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គេយក</w:t>
      </w:r>
      <w:r w:rsidR="00DD0D79" w:rsidRPr="00DD0D79">
        <w:rPr>
          <w:rFonts w:ascii="Khmer OS Content" w:hAnsi="Khmer OS Content" w:cs="Khmer OS Content"/>
          <w:noProof/>
          <w:position w:val="-6"/>
          <w:sz w:val="20"/>
          <w:szCs w:val="20"/>
          <w:lang w:bidi="km-KH"/>
        </w:rPr>
        <w:drawing>
          <wp:inline distT="0" distB="0" distL="0" distR="0">
            <wp:extent cx="381000" cy="180975"/>
            <wp:effectExtent l="19050" t="0" r="0" b="0"/>
            <wp:docPr id="25" name="Picture 2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5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161925" cy="219075"/>
            <wp:effectExtent l="0" t="0" r="9525" b="0"/>
            <wp:docPr id="26" name="Picture 2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6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នេះមកបន្ថែមទឹកសុទ្ធ</w:t>
      </w:r>
      <w:r w:rsidR="00DD0D79" w:rsidRPr="00DD0D79">
        <w:rPr>
          <w:rFonts w:ascii="Khmer OS Content" w:hAnsi="Khmer OS Content" w:cs="Khmer OS Content"/>
          <w:noProof/>
          <w:position w:val="-6"/>
          <w:sz w:val="20"/>
          <w:szCs w:val="20"/>
          <w:lang w:bidi="km-KH"/>
        </w:rPr>
        <w:drawing>
          <wp:inline distT="0" distB="0" distL="0" distR="0">
            <wp:extent cx="390525" cy="180975"/>
            <wp:effectExtent l="19050" t="0" r="9525" b="0"/>
            <wp:docPr id="27" name="Picture 2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7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គេទទួលបានសូលុយស្យុង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190500" cy="219075"/>
            <wp:effectExtent l="0" t="0" r="0" b="0"/>
            <wp:docPr id="28" name="Picture 2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8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។ </w:t>
      </w:r>
      <w:r w:rsidR="00A750E6"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 w:rsidR="00A750E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lastRenderedPageBreak/>
        <w:t xml:space="preserve">  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276225" cy="200025"/>
            <wp:effectExtent l="19050" t="0" r="0" b="0"/>
            <wp:docPr id="29" name="Picture 2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9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190500" cy="219075"/>
            <wp:effectExtent l="0" t="0" r="0" b="0"/>
            <wp:docPr id="30" name="Picture 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0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ថ្មីដែលទទួលបាន។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ឃ</w:t>
      </w:r>
      <w:r w:rsidR="00DD0D79" w:rsidRPr="00DD0D79">
        <w:rPr>
          <w:rFonts w:ascii="Khmer OS Content" w:hAnsi="Khmer OS Content" w:cs="Khmer OS Content"/>
          <w:sz w:val="20"/>
          <w:szCs w:val="20"/>
        </w:rPr>
        <w:t xml:space="preserve">-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គេបន្ថែមសូលុយស្យុង</w:t>
      </w:r>
      <w:r w:rsidR="00DD0D79" w:rsidRPr="00DD0D79">
        <w:rPr>
          <w:rFonts w:ascii="Khmer OS Content" w:hAnsi="Khmer OS Content" w:cs="Khmer OS Content"/>
          <w:noProof/>
          <w:position w:val="-6"/>
          <w:sz w:val="20"/>
          <w:szCs w:val="20"/>
          <w:lang w:bidi="km-KH"/>
        </w:rPr>
        <w:drawing>
          <wp:inline distT="0" distB="0" distL="0" distR="0">
            <wp:extent cx="390525" cy="180975"/>
            <wp:effectExtent l="19050" t="0" r="9525" b="0"/>
            <wp:docPr id="31" name="Picture 2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1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នៃអាស៊ីតក្លរីឌ្រិចដែលមានកំហាប់</w:t>
      </w:r>
      <w:r w:rsidR="00DD0D79" w:rsidRPr="00DD0D79">
        <w:rPr>
          <w:rFonts w:ascii="Khmer OS Content" w:hAnsi="Khmer OS Content" w:cs="Khmer OS Content"/>
          <w:noProof/>
          <w:position w:val="-6"/>
          <w:sz w:val="20"/>
          <w:szCs w:val="20"/>
          <w:lang w:bidi="km-KH"/>
        </w:rPr>
        <w:drawing>
          <wp:inline distT="0" distB="0" distL="0" distR="0">
            <wp:extent cx="914400" cy="200025"/>
            <wp:effectExtent l="19050" t="0" r="0" b="0"/>
            <wp:docPr id="1120" name="Picture 2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2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ក្នុងសូលុយស្យុង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190500" cy="219075"/>
            <wp:effectExtent l="0" t="0" r="0" b="0"/>
            <wp:docPr id="1121" name="Picture 2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3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  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គេទទួលបានសូលុយស្យុង</w:t>
      </w:r>
      <w:r w:rsidR="00DD0D79" w:rsidRPr="00DD0D79">
        <w:rPr>
          <w:rFonts w:ascii="Khmer OS Content" w:hAnsi="Khmer OS Content" w:cs="Khmer OS Content"/>
          <w:noProof/>
          <w:position w:val="-12"/>
          <w:sz w:val="20"/>
          <w:szCs w:val="20"/>
          <w:lang w:bidi="km-KH"/>
        </w:rPr>
        <w:drawing>
          <wp:inline distT="0" distB="0" distL="0" distR="0">
            <wp:extent cx="180975" cy="228600"/>
            <wp:effectExtent l="0" t="0" r="0" b="0"/>
            <wp:docPr id="1122" name="Picture 2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4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។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276225" cy="200025"/>
            <wp:effectExtent l="19050" t="0" r="0" b="0"/>
            <wp:docPr id="1123" name="Picture 2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5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noProof/>
          <w:position w:val="-12"/>
          <w:sz w:val="20"/>
          <w:szCs w:val="20"/>
          <w:lang w:bidi="km-KH"/>
        </w:rPr>
        <w:drawing>
          <wp:inline distT="0" distB="0" distL="0" distR="0">
            <wp:extent cx="180975" cy="228600"/>
            <wp:effectExtent l="0" t="0" r="0" b="0"/>
            <wp:docPr id="1124" name="Picture 2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6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50E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</w:p>
    <w:p w:rsidR="00DD0D79" w:rsidRPr="00DD0D79" w:rsidRDefault="00A750E6" w:rsidP="00A750E6">
      <w:pPr>
        <w:ind w:left="720" w:hanging="720"/>
        <w:rPr>
          <w:rFonts w:ascii="Khmer OS Content" w:hAnsi="Khmer OS Content" w:cs="Khmer OS Content"/>
          <w:sz w:val="20"/>
          <w:szCs w:val="20"/>
          <w:lang w:val="ca-ES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៨.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គេយក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113" type="#_x0000_t75" style="width:32.25pt;height:15pt" o:ole="">
            <v:imagedata r:id="rId192" o:title=""/>
          </v:shape>
          <o:OLEObject Type="Embed" ProgID="Equation.3" ShapeID="_x0000_i1113" DrawAspect="Content" ObjectID="_1569607866" r:id="rId19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នៃសូលុយស្យុងសូដ្យូមអ៊ីដ្រុកស៊ីត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00" w:dyaOrig="320">
          <v:shape id="_x0000_i1114" type="#_x0000_t75" style="width:44.25pt;height:15pt" o:ole="">
            <v:imagedata r:id="rId161" o:title=""/>
          </v:shape>
          <o:OLEObject Type="Embed" ProgID="Equation.3" ShapeID="_x0000_i1114" DrawAspect="Content" ObjectID="_1569607867" r:id="rId19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020" w:dyaOrig="360">
          <v:shape id="_x0000_i1115" type="#_x0000_t75" style="width:102pt;height:17.25pt" o:ole="">
            <v:imagedata r:id="rId195" o:title=""/>
          </v:shape>
          <o:OLEObject Type="Embed" ProgID="Equation.3" ShapeID="_x0000_i1115" DrawAspect="Content" ObjectID="_1569607868" r:id="rId19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ទៅលាយជាមួយ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116" type="#_x0000_t75" style="width:32.25pt;height:15pt" o:ole="">
            <v:imagedata r:id="rId197" o:title=""/>
          </v:shape>
          <o:OLEObject Type="Embed" ProgID="Equation.3" ShapeID="_x0000_i1116" DrawAspect="Content" ObjectID="_1569607869" r:id="rId19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នៃសូលុយស្យុងអាស៊ីតក្លរីឌ្រិច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117" type="#_x0000_t75" style="width:32.25pt;height:15pt" o:ole="">
            <v:imagedata r:id="rId199" o:title=""/>
          </v:shape>
          <o:OLEObject Type="Embed" ProgID="Equation.3" ShapeID="_x0000_i1117" DrawAspect="Content" ObjectID="_1569607870" r:id="rId20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980" w:dyaOrig="360">
          <v:shape id="_x0000_i1118" type="#_x0000_t75" style="width:99.75pt;height:17.25pt" o:ole="">
            <v:imagedata r:id="rId201" o:title=""/>
          </v:shape>
          <o:OLEObject Type="Embed" ProgID="Equation.3" ShapeID="_x0000_i1118" DrawAspect="Content" ObjectID="_1569607871" r:id="rId202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ចូរសរសេរសមីការតាងប្រតិកម្ម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ចូរកំនត់មជ្ឈដ្ឋានសូលុយស្យុងដែលទទួលបាននិងគណនា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119" type="#_x0000_t75" style="width:22.5pt;height:15pt" o:ole="">
            <v:imagedata r:id="rId203" o:title=""/>
          </v:shape>
          <o:OLEObject Type="Embed" ProgID="Equation.3" ShapeID="_x0000_i1119" DrawAspect="Content" ObjectID="_1569607872" r:id="rId20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សូលុយស្យុងដែលទទួលបាន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                        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តើគេត្រូវបន្ថែមសូលុយស្យុង បាស  ឬ   អាស៊ីតខាងលើប៉ុន្មាន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380" w:dyaOrig="279">
          <v:shape id="_x0000_i1120" type="#_x0000_t75" style="width:20.25pt;height:15pt" o:ole="">
            <v:imagedata r:id="rId205" o:title=""/>
          </v:shape>
          <o:OLEObject Type="Embed" ProgID="Equation.3" ShapeID="_x0000_i1120" DrawAspect="Content" ObjectID="_1569607873" r:id="rId206"/>
        </w:object>
      </w:r>
      <w:r>
        <w:rPr>
          <w:rFonts w:ascii="Khmer OS Content" w:hAnsi="Khmer OS Content" w:cs="Khmer OS Content" w:hint="cs"/>
          <w:position w:val="-6"/>
          <w:sz w:val="20"/>
          <w:szCs w:val="20"/>
          <w:cs/>
          <w:lang w:val="ca-ES" w:bidi="km-KH"/>
        </w:rPr>
        <w:br/>
        <w:t xml:space="preserve">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ទៀតទៅលើសូលុយស្យុងដែលទទួលបានខាងលើរហូតគេទទួលបានសូលុយស្យុងមួយមាន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80" w:dyaOrig="320">
          <v:shape id="_x0000_i1121" type="#_x0000_t75" style="width:39.75pt;height:15pt" o:ole="">
            <v:imagedata r:id="rId207" o:title=""/>
          </v:shape>
          <o:OLEObject Type="Embed" ProgID="Equation.3" ShapeID="_x0000_i1121" DrawAspect="Content" ObjectID="_1569607874" r:id="rId208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</w:p>
    <w:p w:rsidR="00A750E6" w:rsidRDefault="00A750E6" w:rsidP="00A750E6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៩.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  <w:t xml:space="preserve">ក.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ចូរសរសេរសមីការតាងប្រតិកម្មរវាងអាស៊ីតក្លរីឌ្រិច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122" type="#_x0000_t75" style="width:32.25pt;height:15pt" o:ole="">
            <v:imagedata r:id="rId199" o:title=""/>
          </v:shape>
          <o:OLEObject Type="Embed" ProgID="Equation.3" ShapeID="_x0000_i1122" DrawAspect="Content" ObjectID="_1569607875" r:id="rId209"/>
        </w:objec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ជាមួយទឹក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  <w:t>ខ.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គណនាកំហាប់ប្រភេទគីមីដែលមានវត្ដមាននៅក្នុងសូ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អាស៊ីតក្លរីឌ្រិច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80" w:dyaOrig="320">
          <v:shape id="_x0000_i1123" type="#_x0000_t75" style="width:39.75pt;height:15pt" o:ole="">
            <v:imagedata r:id="rId210" o:title=""/>
          </v:shape>
          <o:OLEObject Type="Embed" ProgID="Equation.3" ShapeID="_x0000_i1123" DrawAspect="Content" ObjectID="_1569607876" r:id="rId211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  <w:t xml:space="preserve">គ.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គេបន្ថែម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540" w:dyaOrig="320">
          <v:shape id="_x0000_i1124" type="#_x0000_t75" style="width:27.75pt;height:15pt" o:ole="">
            <v:imagedata r:id="rId212" o:title=""/>
          </v:shape>
          <o:OLEObject Type="Embed" ProgID="Equation.3" ShapeID="_x0000_i1124" DrawAspect="Content" ObjectID="_1569607877" r:id="rId213"/>
        </w:objec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នៃសូលុយស្យុងសូដ្យូមអ៊ីដ្រុកស៊ីត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00" w:dyaOrig="320">
          <v:shape id="_x0000_i1125" type="#_x0000_t75" style="width:44.25pt;height:15pt" o:ole="">
            <v:imagedata r:id="rId161" o:title=""/>
          </v:shape>
          <o:OLEObject Type="Embed" ProgID="Equation.3" ShapeID="_x0000_i1125" DrawAspect="Content" ObjectID="_1569607878" r:id="rId21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140" w:dyaOrig="360">
          <v:shape id="_x0000_i1126" type="#_x0000_t75" style="width:107.25pt;height:17.25pt" o:ole="">
            <v:imagedata r:id="rId215" o:title=""/>
          </v:shape>
          <o:OLEObject Type="Embed" ProgID="Equation.3" ShapeID="_x0000_i1126" DrawAspect="Content" ObjectID="_1569607879" r:id="rId21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ទៅលើ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127" type="#_x0000_t75" style="width:32.25pt;height:15pt" o:ole="">
            <v:imagedata r:id="rId217" o:title=""/>
          </v:shape>
          <o:OLEObject Type="Embed" ProgID="Equation.3" ShapeID="_x0000_i1127" DrawAspect="Content" ObjectID="_1569607880" r:id="rId218"/>
        </w:object>
      </w:r>
      <w:r>
        <w:rPr>
          <w:rFonts w:ascii="Khmer OS Content" w:hAnsi="Khmer OS Content" w:cs="Khmer OS Content" w:hint="cs"/>
          <w:position w:val="-10"/>
          <w:sz w:val="20"/>
          <w:szCs w:val="20"/>
          <w:cs/>
          <w:lang w:val="ca-ES" w:bidi="km-KH"/>
        </w:rPr>
        <w:br/>
        <w:t xml:space="preserve">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នៃសូលុយស្យុងអាស៊ីតក្លរីឌ្រិច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128" type="#_x0000_t75" style="width:32.25pt;height:15pt" o:ole="">
            <v:imagedata r:id="rId199" o:title=""/>
          </v:shape>
          <o:OLEObject Type="Embed" ProgID="Equation.3" ShapeID="_x0000_i1128" DrawAspect="Content" ObjectID="_1569607881" r:id="rId219"/>
        </w:objec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ខាងលើ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។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129" type="#_x0000_t75" style="width:22.5pt;height:15pt" o:ole="">
            <v:imagedata r:id="rId220" o:title=""/>
          </v:shape>
          <o:OLEObject Type="Embed" ProgID="Equation.3" ShapeID="_x0000_i1129" DrawAspect="Content" ObjectID="_1569607882" r:id="rId22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នៃសូលុយស្យុងទទួលបាន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 w:rsidR="006124D5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                  </w:t>
      </w:r>
    </w:p>
    <w:p w:rsidR="00DD0D79" w:rsidRPr="00DD0D79" w:rsidRDefault="006124D5" w:rsidP="006124D5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១០.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300" w:dyaOrig="360">
          <v:shape id="_x0000_i1130" type="#_x0000_t75" style="width:15pt;height:17.25pt" o:ole="">
            <v:imagedata r:id="rId222" o:title=""/>
          </v:shape>
          <o:OLEObject Type="Embed" ProgID="Equation.3" ShapeID="_x0000_i1130" DrawAspect="Content" ObjectID="_1569607883" r:id="rId22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នៃអាស៊ីតក្លរីឌ្រិចមួយបានមកដោយរំលាយឧស្ម័នអ៊ីដ្រូសែនក្លរួក្នុងទឹក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សុទ្ធ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80" w:dyaOrig="320">
          <v:shape id="_x0000_i1131" type="#_x0000_t75" style="width:39.75pt;height:15pt" o:ole="">
            <v:imagedata r:id="rId224" o:title=""/>
          </v:shape>
          <o:OLEObject Type="Embed" ProgID="Equation.3" ShapeID="_x0000_i1131" DrawAspect="Content" ObjectID="_1569607884" r:id="rId225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ហើយសូលុយស្យុងដែល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​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ទទួលបាននេះមាន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60" w:dyaOrig="320">
          <v:shape id="_x0000_i1132" type="#_x0000_t75" style="width:47.25pt;height:15pt" o:ole="">
            <v:imagedata r:id="rId226" o:title=""/>
          </v:shape>
          <o:OLEObject Type="Embed" ProgID="Equation.3" ShapeID="_x0000_i1132" DrawAspect="Content" ObjectID="_1569607885" r:id="rId227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ab/>
        <w:t xml:space="preserve">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គណនាមាឌឧស្ម័នដែលត្រូវទង្វើសូលុយស្យុងអាស៊ីតខាងលើ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គេយក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20" w:dyaOrig="320">
          <v:shape id="_x0000_i1133" type="#_x0000_t75" style="width:30pt;height:15pt" o:ole="">
            <v:imagedata r:id="rId228" o:title=""/>
          </v:shape>
          <o:OLEObject Type="Embed" ProgID="Equation.3" ShapeID="_x0000_i1133" DrawAspect="Content" ObjectID="_1569607886" r:id="rId22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300" w:dyaOrig="360">
          <v:shape id="_x0000_i1134" type="#_x0000_t75" style="width:15pt;height:17.25pt" o:ole="">
            <v:imagedata r:id="rId230" o:title=""/>
          </v:shape>
          <o:OLEObject Type="Embed" ProgID="Equation.3" ShapeID="_x0000_i1134" DrawAspect="Content" ObjectID="_1569607887" r:id="rId23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នេះមកបន្ថែមទឹកសុទ្ធគេទទួលបានសូ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60" w:dyaOrig="340">
          <v:shape id="_x0000_i1135" type="#_x0000_t75" style="width:12.75pt;height:17.25pt" o:ole="">
            <v:imagedata r:id="rId232" o:title=""/>
          </v:shape>
          <o:OLEObject Type="Embed" ProgID="Equation.3" ShapeID="_x0000_i1135" DrawAspect="Content" ObjectID="_1569607888" r:id="rId23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80" w:dyaOrig="320">
          <v:shape id="_x0000_i1136" type="#_x0000_t75" style="width:39.75pt;height:15pt" o:ole="">
            <v:imagedata r:id="rId234" o:title=""/>
          </v:shape>
          <o:OLEObject Type="Embed" ProgID="Equation.3" ShapeID="_x0000_i1136" DrawAspect="Content" ObjectID="_1569607889" r:id="rId235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>
        <w:rPr>
          <w:rFonts w:ascii="Khmer OS Content" w:hAnsi="Khmer OS Content" w:cs="Khmer OS Content"/>
          <w:sz w:val="20"/>
          <w:szCs w:val="20"/>
        </w:rPr>
        <w:t xml:space="preserve">    a.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គណនាមាឌទឹកចាំបាច់ដែលត្រូវបន្ថែមដើម្បីទទួលបានសូលុយស្យុង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60" w:dyaOrig="340">
          <v:shape id="_x0000_i1137" type="#_x0000_t75" style="width:12.75pt;height:17.25pt" o:ole="">
            <v:imagedata r:id="rId236" o:title=""/>
          </v:shape>
          <o:OLEObject Type="Embed" ProgID="Equation.3" ShapeID="_x0000_i1137" DrawAspect="Content" ObjectID="_1569607890" r:id="rId237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>
        <w:rPr>
          <w:rFonts w:ascii="Khmer OS Content" w:hAnsi="Khmer OS Content" w:cs="Khmer OS Content"/>
          <w:sz w:val="20"/>
          <w:szCs w:val="20"/>
          <w:lang w:val="ca-ES"/>
        </w:rPr>
        <w:t xml:space="preserve">    b.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គេធ្វើអត្រាសូលុយស្យុង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60" w:dyaOrig="340">
          <v:shape id="_x0000_i1138" type="#_x0000_t75" style="width:12.75pt;height:17.25pt" o:ole="">
            <v:imagedata r:id="rId238" o:title=""/>
          </v:shape>
          <o:OLEObject Type="Embed" ProgID="Equation.3" ShapeID="_x0000_i1138" DrawAspect="Content" ObjectID="_1569607891" r:id="rId23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ដោយសូលុយស្យុងកាល់ស្យូមអ៊ីដ្រុកស៊ីតដែល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មានមាឌ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139" type="#_x0000_t75" style="width:32.25pt;height:15pt" o:ole="">
            <v:imagedata r:id="rId240" o:title=""/>
          </v:shape>
          <o:OLEObject Type="Embed" ProgID="Equation.3" ShapeID="_x0000_i1139" DrawAspect="Content" ObjectID="_1569607892" r:id="rId24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និងកំហាប់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</w:rPr>
        <w:object w:dxaOrig="1460" w:dyaOrig="320">
          <v:shape id="_x0000_i1140" type="#_x0000_t75" style="width:1in;height:15pt" o:ole="">
            <v:imagedata r:id="rId242" o:title=""/>
          </v:shape>
          <o:OLEObject Type="Embed" ProgID="Equation.3" ShapeID="_x0000_i1140" DrawAspect="Content" ObjectID="_1569607893" r:id="rId243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។​   </w:t>
      </w:r>
      <w:r w:rsidR="004B461A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 </w:t>
      </w:r>
      <w:r w:rsidR="004B461A">
        <w:rPr>
          <w:rFonts w:ascii="Khmer OS Content" w:hAnsi="Khmer OS Content" w:cs="Khmer OS Content"/>
          <w:sz w:val="20"/>
          <w:szCs w:val="20"/>
          <w:lang w:val="ca-ES" w:bidi="km-KH"/>
        </w:rPr>
        <w:br/>
        <w:t xml:space="preserve">   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141" type="#_x0000_t75" style="width:22.5pt;height:15pt" o:ole="">
            <v:imagedata r:id="rId203" o:title=""/>
          </v:shape>
          <o:OLEObject Type="Embed" ProgID="Equation.3" ShapeID="_x0000_i1141" DrawAspect="Content" ObjectID="_1569607894" r:id="rId24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ដែលទទួលបានក្រោយអត្រា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6A6F56" w:rsidRDefault="006A6F56" w:rsidP="006A6F56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១១.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ផលិតផលទឹកសំអាត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499" w:dyaOrig="279">
          <v:shape id="_x0000_i1142" type="#_x0000_t75" style="width:17.25pt;height:15pt" o:ole="">
            <v:imagedata r:id="rId245" o:title=""/>
          </v:shape>
          <o:OLEObject Type="Embed" ProgID="Equation.3" ShapeID="_x0000_i1142" DrawAspect="Content" ObjectID="_1569607895" r:id="rId24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មួយប្រភេទមានអាស៊ីតអាស៊ីតក្លរីឌ្រិច៕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គេពង្រាវសូ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នេះចំនួន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400" w:dyaOrig="279">
          <v:shape id="_x0000_i1143" type="#_x0000_t75" style="width:20.25pt;height:15pt" o:ole="">
            <v:imagedata r:id="rId247" o:title=""/>
          </v:shape>
          <o:OLEObject Type="Embed" ProgID="Equation.3" ShapeID="_x0000_i1143" DrawAspect="Content" ObjectID="_1569607896" r:id="rId24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ដងហើយគេធ្វើអត្រា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120" w:dyaOrig="340">
          <v:shape id="_x0000_i1144" type="#_x0000_t75" style="width:51.75pt;height:17.25pt" o:ole="">
            <v:imagedata r:id="rId249" o:title=""/>
          </v:shape>
          <o:OLEObject Type="Embed" ProgID="Equation.3" ShapeID="_x0000_i1144" DrawAspect="Content" ObjectID="_1569607897" r:id="rId25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នៃសូលុយស្យុងដែល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បានពង្រាវដោយសូ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សូដ្យូមអ៊ីដ្រុកស៊ីតដែលមានកំហាប់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120" w:dyaOrig="360">
          <v:shape id="_x0000_i1145" type="#_x0000_t75" style="width:102pt;height:17.25pt" o:ole="">
            <v:imagedata r:id="rId251" o:title=""/>
          </v:shape>
          <o:OLEObject Type="Embed" ProgID="Equation.3" ShapeID="_x0000_i1145" DrawAspect="Content" ObjectID="_1569607898" r:id="rId252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នៅចំនុចសមមូលគេទទួលបានដោយ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340" w:dyaOrig="340">
          <v:shape id="_x0000_i1146" type="#_x0000_t75" style="width:66.75pt;height:17.25pt" o:ole="">
            <v:imagedata r:id="rId253" o:title=""/>
          </v:shape>
          <o:OLEObject Type="Embed" ProgID="Equation.3" ShapeID="_x0000_i1146" DrawAspect="Content" ObjectID="_1569607899" r:id="rId254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សរសេរសមីការតាងប្រតិ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គណនាកំហាប់ម៉ូលែ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540" w:dyaOrig="340">
          <v:shape id="_x0000_i1147" type="#_x0000_t75" style="width:27.75pt;height:17.25pt" o:ole="">
            <v:imagedata r:id="rId255" o:title=""/>
          </v:shape>
          <o:OLEObject Type="Embed" ProgID="Equation.3" ShapeID="_x0000_i1147" DrawAspect="Content" ObjectID="_1569607900" r:id="rId25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ដែលបានលាយ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គណនាកំហាប់ម៉ូលែដើម និងគណនាកំហាប់ជាម៉ាស នៃផលិតផលសំអាត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499" w:dyaOrig="279">
          <v:shape id="_x0000_i1148" type="#_x0000_t75" style="width:24.75pt;height:15pt" o:ole="">
            <v:imagedata r:id="rId245" o:title=""/>
          </v:shape>
          <o:OLEObject Type="Embed" ProgID="Equation.3" ShapeID="_x0000_i1148" DrawAspect="Content" ObjectID="_1569607901" r:id="rId25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ខាងលើនេះ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                                                                    </w:t>
      </w:r>
    </w:p>
    <w:p w:rsidR="00DD0D79" w:rsidRPr="00DD0D79" w:rsidRDefault="006A6F56" w:rsidP="006A6F56">
      <w:pPr>
        <w:ind w:left="720" w:hanging="720"/>
        <w:rPr>
          <w:rFonts w:ascii="Khmer OS Content" w:hAnsi="Khmer OS Content" w:cs="Khmer OS Content"/>
          <w:sz w:val="20"/>
          <w:szCs w:val="20"/>
          <w:lang w:val="ca-ES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១២.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អ៊ីដ្រូសែនអ៊ីយ៉ូដួគឺជាអាស៊ីតខ្លាំង៕គេរៀបចំសូលុយស្យុងទីផ្សារមួយដែល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មានកំហាប់ជាម៉ាស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520" w:dyaOrig="279">
          <v:shape id="_x0000_i1149" type="#_x0000_t75" style="width:27.75pt;height:15pt" o:ole="">
            <v:imagedata r:id="rId258" o:title=""/>
          </v:shape>
          <o:OLEObject Type="Embed" ProgID="Equation.3" ShapeID="_x0000_i1149" DrawAspect="Content" ObjectID="_1569607902" r:id="rId25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និងដង់ស៊ីតេ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840" w:dyaOrig="320">
          <v:shape id="_x0000_i1150" type="#_x0000_t75" style="width:42pt;height:15pt" o:ole="">
            <v:imagedata r:id="rId260" o:title=""/>
          </v:shape>
          <o:OLEObject Type="Embed" ProgID="Equation.3" ShapeID="_x0000_i1150" DrawAspect="Content" ObjectID="_1569607903" r:id="rId261"/>
        </w:objec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ab/>
        <w:t xml:space="preserve">                                                      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សរសេរសមីការតាងប្រតិកម្មរវាងអ៊ីដ្រូសែនអ៊ីយ៉ូដួជាមួយទឹក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ab/>
        <w:t xml:space="preserve">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គណនាមាឌសូលុយស្យុងទីផ្សារដែលត្រូវប្រើប្រាស់ដើម្បីទទួលបាន</w:t>
      </w:r>
      <w:r w:rsidR="00DD0D79" w:rsidRPr="00DD0D79">
        <w:rPr>
          <w:rFonts w:ascii="Khmer OS Content" w:hAnsi="Khmer OS Content" w:cs="Khmer OS Content"/>
          <w:position w:val="-4"/>
          <w:sz w:val="20"/>
          <w:szCs w:val="20"/>
          <w:lang w:val="ca-ES"/>
        </w:rPr>
        <w:object w:dxaOrig="300" w:dyaOrig="260">
          <v:shape id="_x0000_i1151" type="#_x0000_t75" style="width:15pt;height:12.75pt" o:ole="">
            <v:imagedata r:id="rId262" o:title=""/>
          </v:shape>
          <o:OLEObject Type="Embed" ProgID="Equation.3" ShapeID="_x0000_i1151" DrawAspect="Content" ObjectID="_1569607904" r:id="rId26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អាស៊ីតអ៊ីយ៉ូអ៊ីឌ្រិច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520" w:dyaOrig="320">
          <v:shape id="_x0000_i1152" type="#_x0000_t75" style="width:27.75pt;height:15pt" o:ole="">
            <v:imagedata r:id="rId264" o:title=""/>
          </v:shape>
          <o:OLEObject Type="Embed" ProgID="Equation.3" ShapeID="_x0000_i1152" DrawAspect="Content" ObjectID="_1569607905" r:id="rId265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600" w:dyaOrig="360">
          <v:shape id="_x0000_i1153" type="#_x0000_t75" style="width:79.5pt;height:17.25pt" o:ole="">
            <v:imagedata r:id="rId266" o:title=""/>
          </v:shape>
          <o:OLEObject Type="Embed" ProgID="Equation.3" ShapeID="_x0000_i1153" DrawAspect="Content" ObjectID="_1569607906" r:id="rId267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154" type="#_x0000_t75" style="width:22.5pt;height:15pt" o:ole="">
            <v:imagedata r:id="rId268" o:title=""/>
          </v:shape>
          <o:OLEObject Type="Embed" ProgID="Equation.3" ShapeID="_x0000_i1154" DrawAspect="Content" ObjectID="_1569607907" r:id="rId26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នៃសូលុយស្យុងដែលរៀបចំ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ឃ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គេចាក់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620" w:dyaOrig="279">
          <v:shape id="_x0000_i1155" type="#_x0000_t75" style="width:30pt;height:15pt" o:ole="">
            <v:imagedata r:id="rId270" o:title=""/>
          </v:shape>
          <o:OLEObject Type="Embed" ProgID="Equation.3" ShapeID="_x0000_i1155" DrawAspect="Content" ObjectID="_1569607908" r:id="rId27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នៃសូលុយស្យុងស៊ូត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00" w:dyaOrig="320">
          <v:shape id="_x0000_i1156" type="#_x0000_t75" style="width:44.25pt;height:15pt" o:ole="">
            <v:imagedata r:id="rId272" o:title=""/>
          </v:shape>
          <o:OLEObject Type="Embed" ProgID="Equation.3" ShapeID="_x0000_i1156" DrawAspect="Content" ObjectID="_1569607909" r:id="rId27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600" w:dyaOrig="360">
          <v:shape id="_x0000_i1157" type="#_x0000_t75" style="width:79.5pt;height:17.25pt" o:ole="">
            <v:imagedata r:id="rId274" o:title=""/>
          </v:shape>
          <o:OLEObject Type="Embed" ProgID="Equation.3" ShapeID="_x0000_i1157" DrawAspect="Content" ObjectID="_1569607910" r:id="rId275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ក្នុង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158" type="#_x0000_t75" style="width:32.25pt;height:15pt" o:ole="">
            <v:imagedata r:id="rId276" o:title=""/>
          </v:shape>
          <o:OLEObject Type="Embed" ProgID="Equation.3" ShapeID="_x0000_i1158" DrawAspect="Content" ObjectID="_1569607911" r:id="rId27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ស៊ីតអ៊ីយ៉ូអ៊ីឌ្រិចដែលរៀបចំខាងលើ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159" type="#_x0000_t75" style="width:22.5pt;height:15pt" o:ole="">
            <v:imagedata r:id="rId268" o:title=""/>
          </v:shape>
          <o:OLEObject Type="Embed" ProgID="Equation.3" ShapeID="_x0000_i1159" DrawAspect="Content" ObjectID="_1569607912" r:id="rId27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នៃសូលុយស្យុងដែលទទួលបាន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DD0D79" w:rsidRPr="00DD0D79" w:rsidRDefault="006A6F56" w:rsidP="00DD0D79">
      <w:pPr>
        <w:rPr>
          <w:rFonts w:ascii="Khmer OS Content" w:hAnsi="Khmer OS Content" w:cs="Khmer OS Content"/>
          <w:sz w:val="20"/>
          <w:szCs w:val="20"/>
          <w:lang w:val="ca-ES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១៣.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គេរៀបចំធ្វើសូលុយស្យុងមួយដោយយកសូលុយស្យុងពីរខាងក្រោមលាយ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បញ្ចូលគ្នាៈ</w:t>
      </w:r>
    </w:p>
    <w:p w:rsidR="006A6F56" w:rsidRDefault="00DD0D79" w:rsidP="006A6F56">
      <w:pPr>
        <w:ind w:left="720"/>
        <w:rPr>
          <w:rFonts w:ascii="Khmer OS Content" w:hAnsi="Khmer OS Content" w:cs="Khmer OS Content"/>
          <w:sz w:val="20"/>
          <w:szCs w:val="20"/>
          <w:lang w:val="ca-ES" w:bidi="km-KH"/>
        </w:rPr>
      </w:pPr>
      <w:r w:rsidRPr="00DD0D79">
        <w:rPr>
          <w:rFonts w:ascii="Khmer OS Content" w:hAnsi="Khmer OS Content" w:cs="Khmer OS Content"/>
          <w:sz w:val="20"/>
          <w:szCs w:val="20"/>
          <w:lang w:val="ca-ES"/>
        </w:rPr>
        <w:object w:dxaOrig="200" w:dyaOrig="120">
          <v:shape id="_x0000_i1160" type="#_x0000_t75" style="width:9.75pt;height:5.25pt" o:ole="">
            <v:imagedata r:id="rId279" o:title=""/>
          </v:shape>
          <o:OLEObject Type="Embed" ProgID="Equation.3" ShapeID="_x0000_i1160" DrawAspect="Content" ObjectID="_1569607913" r:id="rId280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សូលុយស្យុង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20" w:dyaOrig="320">
          <v:shape id="_x0000_i1161" type="#_x0000_t75" style="width:44.25pt;height:15pt" o:ole="">
            <v:imagedata r:id="rId281" o:title=""/>
          </v:shape>
          <o:OLEObject Type="Embed" ProgID="Equation.3" ShapeID="_x0000_i1161" DrawAspect="Content" ObjectID="_1569607914" r:id="rId282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នៃសូលុយស្យុងអាស៊ីតក្លរីឌ្រិចដែលមានកំហាប់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39" w:dyaOrig="320">
          <v:shape id="_x0000_i1162" type="#_x0000_t75" style="width:32.25pt;height:15pt" o:ole="">
            <v:imagedata r:id="rId283" o:title=""/>
          </v:shape>
          <o:OLEObject Type="Embed" ProgID="Equation.3" ShapeID="_x0000_i1162" DrawAspect="Content" ObjectID="_1569607915" r:id="rId284"/>
        </w:object>
      </w:r>
      <w:r w:rsidR="006A6F5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</w:t>
      </w:r>
      <w:r w:rsidR="006A6F5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object w:dxaOrig="200" w:dyaOrig="120">
          <v:shape id="_x0000_i1163" type="#_x0000_t75" style="width:9.75pt;height:5.25pt" o:ole="">
            <v:imagedata r:id="rId285" o:title=""/>
          </v:shape>
          <o:OLEObject Type="Embed" ProgID="Equation.3" ShapeID="_x0000_i1163" DrawAspect="Content" ObjectID="_1569607916" r:id="rId286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សូលុយស្យុង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020" w:dyaOrig="320">
          <v:shape id="_x0000_i1164" type="#_x0000_t75" style="width:51.75pt;height:15pt" o:ole="">
            <v:imagedata r:id="rId287" o:title=""/>
          </v:shape>
          <o:OLEObject Type="Embed" ProgID="Equation.3" ShapeID="_x0000_i1164" DrawAspect="Content" ObjectID="_1569607917" r:id="rId288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សូដ្យូមអ៊ីដ្រុកស៊ីតដែលមានកំហាប់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859" w:dyaOrig="320">
          <v:shape id="_x0000_i1165" type="#_x0000_t75" style="width:42pt;height:15pt" o:ole="">
            <v:imagedata r:id="rId289" o:title=""/>
          </v:shape>
          <o:OLEObject Type="Embed" ProgID="Equation.3" ShapeID="_x0000_i1165" DrawAspect="Content" ObjectID="_1569607918" r:id="rId290"/>
        </w:object>
      </w:r>
      <w:r w:rsidR="006A6F5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</w:t>
      </w:r>
      <w:r w:rsidR="006A6F5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សរសេរសមីការតាងប្រតិកម្មដែលកើតមាន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</w:t>
      </w:r>
      <w:r w:rsidR="006A6F5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ចូរកំនត់ល្បាយសូលុយស្យុងដែលទទួលបាននៅពេលបញ្ចប់ប្រតិកម្ម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</w:t>
      </w:r>
      <w:r w:rsidR="006A6F5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166" type="#_x0000_t75" style="width:22.5pt;height:15pt" o:ole="">
            <v:imagedata r:id="rId291" o:title=""/>
          </v:shape>
          <o:OLEObject Type="Embed" ProgID="Equation.3" ShapeID="_x0000_i1166" DrawAspect="Content" ObjectID="_1569607919" r:id="rId292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នៃល្បាយសូលុយស្យុងដែលទទួលបាន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</w:t>
      </w:r>
    </w:p>
    <w:p w:rsidR="006A6F56" w:rsidRDefault="006A6F56" w:rsidP="006A6F56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lastRenderedPageBreak/>
        <w:t>១៤.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គេចង់ធ្វើសូលុយស្យុង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60" w:dyaOrig="340">
          <v:shape id="_x0000_i1167" type="#_x0000_t75" style="width:12.75pt;height:17.25pt" o:ole="">
            <v:imagedata r:id="rId293" o:title=""/>
          </v:shape>
          <o:OLEObject Type="Embed" ProgID="Equation.3" ShapeID="_x0000_i1167" DrawAspect="Content" ObjectID="_1569607920" r:id="rId29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នៃសូដ្យូមអ៊ីដ្រុកស៊ីត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00" w:dyaOrig="320">
          <v:shape id="_x0000_i1168" type="#_x0000_t75" style="width:44.25pt;height:15pt" o:ole="">
            <v:imagedata r:id="rId295" o:title=""/>
          </v:shape>
          <o:OLEObject Type="Embed" ProgID="Equation.3" ShapeID="_x0000_i1168" DrawAspect="Content" ObjectID="_1569607921" r:id="rId29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460" w:dyaOrig="320">
          <v:shape id="_x0000_i1169" type="#_x0000_t75" style="width:1in;height:15pt" o:ole="">
            <v:imagedata r:id="rId297" o:title=""/>
          </v:shape>
          <o:OLEObject Type="Embed" ProgID="Equation.3" ShapeID="_x0000_i1169" DrawAspect="Content" ObjectID="_1569607922" r:id="rId29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ចំនួន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80" w:dyaOrig="320">
          <v:shape id="_x0000_i1170" type="#_x0000_t75" style="width:39.75pt;height:15pt" o:ole="">
            <v:imagedata r:id="rId299" o:title=""/>
          </v:shape>
          <o:OLEObject Type="Embed" ProgID="Equation.3" ShapeID="_x0000_i1170" DrawAspect="Content" ObjectID="_1569607923" r:id="rId300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ក.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គណនាម៉ាសសូដ្យូមអ៊ីដ្រុកស៊ីតដែលត្រូវប្រើ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  <w:t xml:space="preserve">ខ.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គេយកសូលុយស្យុង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60" w:dyaOrig="340">
          <v:shape id="_x0000_i1171" type="#_x0000_t75" style="width:12.75pt;height:17.25pt" o:ole="">
            <v:imagedata r:id="rId301" o:title=""/>
          </v:shape>
          <o:OLEObject Type="Embed" ProgID="Equation.3" ShapeID="_x0000_i1171" DrawAspect="Content" ObjectID="_1569607924" r:id="rId30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ចំនួន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60" w:dyaOrig="320">
          <v:shape id="_x0000_i1172" type="#_x0000_t75" style="width:36.75pt;height:15pt" o:ole="">
            <v:imagedata r:id="rId303" o:title=""/>
          </v:shape>
          <o:OLEObject Type="Embed" ProgID="Equation.3" ShapeID="_x0000_i1172" DrawAspect="Content" ObjectID="_1569607925" r:id="rId30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ដាក់ក្នុងកែវមួយ រួចចាក់ទឹកសុទ្ធ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រហូត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បានសូលុយស្យុងថ្មី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173" type="#_x0000_t75" style="width:15pt;height:17.25pt" o:ole="">
            <v:imagedata r:id="rId305" o:title=""/>
          </v:shape>
          <o:OLEObject Type="Embed" ProgID="Equation.3" ShapeID="_x0000_i1173" DrawAspect="Content" ObjectID="_1569607926" r:id="rId30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ចំនួន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80" w:dyaOrig="320">
          <v:shape id="_x0000_i1174" type="#_x0000_t75" style="width:39.75pt;height:15pt" o:ole="">
            <v:imagedata r:id="rId307" o:title=""/>
          </v:shape>
          <o:OLEObject Type="Embed" ProgID="Equation.3" ShapeID="_x0000_i1174" DrawAspect="Content" ObjectID="_1569607927" r:id="rId308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។​  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175" type="#_x0000_t75" style="width:22.5pt;height:15pt" o:ole="">
            <v:imagedata r:id="rId309" o:title=""/>
          </v:shape>
          <o:OLEObject Type="Embed" ProgID="Equation.3" ShapeID="_x0000_i1175" DrawAspect="Content" ObjectID="_1569607928" r:id="rId31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នៃសូលុយស្យុងថ្មី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176" type="#_x0000_t75" style="width:15pt;height:17.25pt" o:ole="">
            <v:imagedata r:id="rId311" o:title=""/>
          </v:shape>
          <o:OLEObject Type="Embed" ProgID="Equation.3" ShapeID="_x0000_i1176" DrawAspect="Content" ObjectID="_1569607929" r:id="rId312"/>
        </w:objec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  <w:t xml:space="preserve">គ.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គេយក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177" type="#_x0000_t75" style="width:32.25pt;height:15pt" o:ole="">
            <v:imagedata r:id="rId313" o:title=""/>
          </v:shape>
          <o:OLEObject Type="Embed" ProgID="Equation.3" ShapeID="_x0000_i1177" DrawAspect="Content" ObjectID="_1569607930" r:id="rId31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178" type="#_x0000_t75" style="width:15pt;height:17.25pt" o:ole="">
            <v:imagedata r:id="rId315" o:title=""/>
          </v:shape>
          <o:OLEObject Type="Embed" ProgID="Equation.3" ShapeID="_x0000_i1178" DrawAspect="Content" ObjectID="_1569607931" r:id="rId31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ទៅចាក់ចូលក្នុងសូលុយស្យុងអាស៊ីតក្លរីឌ្រិច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179" type="#_x0000_t75" style="width:32.25pt;height:15pt" o:ole="">
            <v:imagedata r:id="rId317" o:title=""/>
          </v:shape>
          <o:OLEObject Type="Embed" ProgID="Equation.3" ShapeID="_x0000_i1179" DrawAspect="Content" ObjectID="_1569607932" r:id="rId31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ដែលមានមាឌ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180" type="#_x0000_t75" style="width:32.25pt;height:15pt" o:ole="">
            <v:imagedata r:id="rId319" o:title=""/>
          </v:shape>
          <o:OLEObject Type="Embed" ProgID="Equation.3" ShapeID="_x0000_i1180" DrawAspect="Content" ObjectID="_1569607933" r:id="rId32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កំហាប់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  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   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480" w:dyaOrig="360">
          <v:shape id="_x0000_i1181" type="#_x0000_t75" style="width:74.25pt;height:17.25pt" o:ole="">
            <v:imagedata r:id="rId321" o:title=""/>
          </v:shape>
          <o:OLEObject Type="Embed" ProgID="Equation.3" ShapeID="_x0000_i1181" DrawAspect="Content" ObjectID="_1569607934" r:id="rId32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៕ ចូរកំនត់ប្រភេទសូ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ក្រោយប្រតិកម្ម  និង  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182" type="#_x0000_t75" style="width:22.5pt;height:15pt" o:ole="">
            <v:imagedata r:id="rId323" o:title=""/>
          </v:shape>
          <o:OLEObject Type="Embed" ProgID="Equation.3" ShapeID="_x0000_i1182" DrawAspect="Content" ObjectID="_1569607935" r:id="rId32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នៃល្បាយសូលុយស្យុង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</w:t>
      </w:r>
    </w:p>
    <w:p w:rsidR="006A6F56" w:rsidRDefault="006A6F56" w:rsidP="006A6F56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១៥.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គេលាយល្បាយ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183" type="#_x0000_t75" style="width:32.25pt;height:15pt" o:ole="">
            <v:imagedata r:id="rId325" o:title=""/>
          </v:shape>
          <o:OLEObject Type="Embed" ProgID="Equation.3" ShapeID="_x0000_i1183" DrawAspect="Content" ObjectID="_1569607936" r:id="rId32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នៃសូលុយស្យុងអាស៊ីតក្លរីឌ្រិច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184" type="#_x0000_t75" style="width:27.75pt;height:15pt" o:ole="">
            <v:imagedata r:id="rId327" o:title=""/>
          </v:shape>
          <o:OLEObject Type="Embed" ProgID="Equation.3" ShapeID="_x0000_i1184" DrawAspect="Content" ObjectID="_1569607937" r:id="rId32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440" w:dyaOrig="320">
          <v:shape id="_x0000_i1185" type="#_x0000_t75" style="width:1in;height:15pt" o:ole="">
            <v:imagedata r:id="rId329" o:title=""/>
          </v:shape>
          <o:OLEObject Type="Embed" ProgID="Equation.3" ShapeID="_x0000_i1185" DrawAspect="Content" ObjectID="_1569607938" r:id="rId33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និង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39" w:dyaOrig="320">
          <v:shape id="_x0000_i1186" type="#_x0000_t75" style="width:32.25pt;height:15pt" o:ole="">
            <v:imagedata r:id="rId331" o:title=""/>
          </v:shape>
          <o:OLEObject Type="Embed" ProgID="Equation.3" ShapeID="_x0000_i1186" DrawAspect="Content" ObjectID="_1569607939" r:id="rId33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​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ស៊ូត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​​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440" w:dyaOrig="320">
          <v:shape id="_x0000_i1187" type="#_x0000_t75" style="width:1in;height:15pt" o:ole="">
            <v:imagedata r:id="rId333" o:title=""/>
          </v:shape>
          <o:OLEObject Type="Embed" ProgID="Equation.3" ShapeID="_x0000_i1187" DrawAspect="Content" ObjectID="_1569607940" r:id="rId334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ab/>
        <w:t xml:space="preserve">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188" type="#_x0000_t75" style="width:22.5pt;height:15pt" o:ole="">
            <v:imagedata r:id="rId335" o:title=""/>
          </v:shape>
          <o:OLEObject Type="Embed" ProgID="Equation.3" ShapeID="_x0000_i1188" DrawAspect="Content" ObjectID="_1569607941" r:id="rId33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នៃសូលុយស្យុងនិមួយៗមុនពេលប្រតិកម្ម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សរសេរសមីការតាងប្រតិកម្ម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="00DD0D79" w:rsidRPr="00DD0D79">
        <w:rPr>
          <w:rFonts w:ascii="Khmer OS Content" w:hAnsi="Khmer OS Content" w:cs="Khmer OS Content"/>
          <w:sz w:val="20"/>
          <w:szCs w:val="20"/>
        </w:rPr>
        <w:t xml:space="preserve">                                               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ចូរកំនត់មជ្ឈដ្ឋាននៃសូ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ទទួលបាន និង 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189" type="#_x0000_t75" style="width:22.5pt;height:15pt" o:ole="">
            <v:imagedata r:id="rId337" o:title=""/>
          </v:shape>
          <o:OLEObject Type="Embed" ProgID="Equation.3" ShapeID="_x0000_i1189" DrawAspect="Content" ObjectID="_1569607942" r:id="rId33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នៃល្បាយទទួលបាន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ឃ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តើគេត្រូវបន្ថែមអាស៊ីត ឬ​បាស ប៉ុន្មាន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380" w:dyaOrig="279">
          <v:shape id="_x0000_i1190" type="#_x0000_t75" style="width:20.25pt;height:15pt" o:ole="">
            <v:imagedata r:id="rId339" o:title=""/>
          </v:shape>
          <o:OLEObject Type="Embed" ProgID="Equation.3" ShapeID="_x0000_i1190" DrawAspect="Content" ObjectID="_1569607943" r:id="rId34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ទៀតទើបគេទទួលបាន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សូលុយស្យុងមួយមាន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80" w:dyaOrig="320">
          <v:shape id="_x0000_i1191" type="#_x0000_t75" style="width:39.75pt;height:15pt" o:ole="">
            <v:imagedata r:id="rId341" o:title=""/>
          </v:shape>
          <o:OLEObject Type="Embed" ProgID="Equation.3" ShapeID="_x0000_i1191" DrawAspect="Content" ObjectID="_1569607944" r:id="rId342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</w:p>
    <w:p w:rsidR="00DD0D79" w:rsidRPr="00DD0D79" w:rsidRDefault="006A6F56" w:rsidP="006A6F56">
      <w:pPr>
        <w:ind w:left="720" w:hanging="720"/>
        <w:rPr>
          <w:rFonts w:ascii="Khmer OS Content" w:hAnsi="Khmer OS Content" w:cs="Khmer OS Content"/>
          <w:sz w:val="20"/>
          <w:szCs w:val="20"/>
          <w:lang w:val="ca-ES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១៦.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សូលុយស្យុងអាស៊ីតនីឌ្រិច</w:t>
      </w:r>
      <w:r w:rsidR="00DD0D79"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859" w:dyaOrig="360">
          <v:shape id="_x0000_i1192" type="#_x0000_t75" style="width:42pt;height:17.25pt" o:ole="">
            <v:imagedata r:id="rId343" o:title=""/>
          </v:shape>
          <o:OLEObject Type="Embed" ProgID="Equation.3" ShapeID="_x0000_i1192" DrawAspect="Content" ObjectID="_1569607945" r:id="rId34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ចំនួន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193" type="#_x0000_t75" style="width:32.25pt;height:15pt" o:ole="">
            <v:imagedata r:id="rId345" o:title=""/>
          </v:shape>
          <o:OLEObject Type="Embed" ProgID="Equation.3" ShapeID="_x0000_i1193" DrawAspect="Content" ObjectID="_1569607946" r:id="rId34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60" w:dyaOrig="320">
          <v:shape id="_x0000_i1194" type="#_x0000_t75" style="width:47.25pt;height:15pt" o:ole="">
            <v:imagedata r:id="rId347" o:title=""/>
          </v:shape>
          <o:OLEObject Type="Embed" ProgID="Equation.3" ShapeID="_x0000_i1194" DrawAspect="Content" ObjectID="_1569607947" r:id="rId348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គណនាបរិមាណអ៊ីយ៉ុងអ៊ីដ្រូញ៉ូមដែលមាននៅក្នុងសូលុយស្យុងអាស៊ីតនេះ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6A6F56" w:rsidRDefault="00DD0D79" w:rsidP="006A6F56">
      <w:pPr>
        <w:ind w:left="720"/>
        <w:rPr>
          <w:rFonts w:ascii="Khmer OS Content" w:hAnsi="Khmer OS Content" w:cs="Khmer OS Content"/>
          <w:sz w:val="20"/>
          <w:szCs w:val="20"/>
          <w:lang w:val="ca-ES" w:bidi="km-KH"/>
        </w:rPr>
      </w:pP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គេបន្ថែម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195" type="#_x0000_t75" style="width:32.25pt;height:15pt" o:ole="">
            <v:imagedata r:id="rId349" o:title=""/>
          </v:shape>
          <o:OLEObject Type="Embed" ProgID="Equation.3" ShapeID="_x0000_i1195" DrawAspect="Content" ObjectID="_1569607948" r:id="rId350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នៃសូលុយស្យុងកាល់ស្យូមអ៊ីដ្រុកស៊ីត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080" w:dyaOrig="340">
          <v:shape id="_x0000_i1196" type="#_x0000_t75" style="width:54.75pt;height:17.25pt" o:ole="">
            <v:imagedata r:id="rId351" o:title=""/>
          </v:shape>
          <o:OLEObject Type="Embed" ProgID="Equation.3" ShapeID="_x0000_i1196" DrawAspect="Content" ObjectID="_1569607949" r:id="rId352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120" w:dyaOrig="320">
          <v:shape id="_x0000_i1197" type="#_x0000_t75" style="width:57pt;height:15pt" o:ole="">
            <v:imagedata r:id="rId353" o:title=""/>
          </v:shape>
          <o:OLEObject Type="Embed" ProgID="Equation.3" ShapeID="_x0000_i1197" DrawAspect="Content" ObjectID="_1569607950" r:id="rId354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ទៅក្នុងសូលុយស្យុង</w:t>
      </w:r>
      <w:r w:rsidR="006A6F5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​</w:t>
      </w:r>
      <w:r w:rsidR="00E23764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អាស៊ីតនីឌ្រិចខាងលើ</w:t>
      </w:r>
      <w:r w:rsidR="00E23764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ab/>
      </w:r>
      <w:r w:rsidR="006A6F5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6A6F56">
        <w:rPr>
          <w:rFonts w:ascii="Khmer OS Content" w:hAnsi="Khmer OS Content" w:cs="Khmer OS Content"/>
          <w:sz w:val="20"/>
          <w:szCs w:val="20"/>
        </w:rPr>
        <w:t xml:space="preserve">1. 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សរសេរសមីការតាងប្រតិកម្មដែលកើតមានឡើង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</w:t>
      </w:r>
      <w:r w:rsidR="006A6F5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6A6F56">
        <w:rPr>
          <w:rFonts w:ascii="Khmer OS Content" w:hAnsi="Khmer OS Content" w:cs="Khmer OS Content"/>
          <w:sz w:val="20"/>
          <w:szCs w:val="20"/>
          <w:lang w:val="ca-ES"/>
        </w:rPr>
        <w:t xml:space="preserve">2. 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198" type="#_x0000_t75" style="width:22.5pt;height:15pt" o:ole="">
            <v:imagedata r:id="rId355" o:title=""/>
          </v:shape>
          <o:OLEObject Type="Embed" ProgID="Equation.3" ShapeID="_x0000_i1198" DrawAspect="Content" ObjectID="_1569607951" r:id="rId356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នៃសូលុយស្យុងដែលទទួលបាន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 </w:t>
      </w:r>
    </w:p>
    <w:p w:rsidR="00E23764" w:rsidRDefault="00E23764" w:rsidP="00E23764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១៧.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គេលាយ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20" w:dyaOrig="320">
          <v:shape id="_x0000_i1199" type="#_x0000_t75" style="width:30pt;height:15pt" o:ole="">
            <v:imagedata r:id="rId357" o:title=""/>
          </v:shape>
          <o:OLEObject Type="Embed" ProgID="Equation.3" ShapeID="_x0000_i1199" DrawAspect="Content" ObjectID="_1569607952" r:id="rId35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នៃសូលុយស្យុងអាស៊ីតប្រូមីឌ្រិច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80" w:dyaOrig="320">
          <v:shape id="_x0000_i1200" type="#_x0000_t75" style="width:35.25pt;height:15pt" o:ole="">
            <v:imagedata r:id="rId359" o:title=""/>
          </v:shape>
          <o:OLEObject Type="Embed" ProgID="Equation.3" ShapeID="_x0000_i1200" DrawAspect="Content" ObjectID="_1569607953" r:id="rId36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880" w:dyaOrig="320">
          <v:shape id="_x0000_i1201" type="#_x0000_t75" style="width:44.25pt;height:15pt" o:ole="">
            <v:imagedata r:id="rId361" o:title=""/>
          </v:shape>
          <o:OLEObject Type="Embed" ProgID="Equation.3" ShapeID="_x0000_i1201" DrawAspect="Content" ObjectID="_1569607954" r:id="rId36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ជាមួយ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202" type="#_x0000_t75" style="width:32.25pt;height:15pt" o:ole="">
            <v:imagedata r:id="rId363" o:title=""/>
          </v:shape>
          <o:OLEObject Type="Embed" ProgID="Equation.3" ShapeID="_x0000_i1202" DrawAspect="Content" ObjectID="_1569607955" r:id="rId36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នៃសូលុយស្យុងប៉ូតាស់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80" w:dyaOrig="320">
          <v:shape id="_x0000_i1203" type="#_x0000_t75" style="width:39.75pt;height:15pt" o:ole="">
            <v:imagedata r:id="rId365" o:title=""/>
          </v:shape>
          <o:OLEObject Type="Embed" ProgID="Equation.3" ShapeID="_x0000_i1203" DrawAspect="Content" ObjectID="_1569607956" r:id="rId36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880" w:dyaOrig="320">
          <v:shape id="_x0000_i1204" type="#_x0000_t75" style="width:44.25pt;height:15pt" o:ole="">
            <v:imagedata r:id="rId367" o:title=""/>
          </v:shape>
          <o:OLEObject Type="Embed" ProgID="Equation.3" ShapeID="_x0000_i1204" DrawAspect="Content" ObjectID="_1569607957" r:id="rId368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ចូរសរសេរសមីការតាងប្រតិកម្មដែលកើតមាន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គណនាបរិមាណរូបធាតុនៃប្រភេទគីមី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(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រ៉េអាក់ទីប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)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ដែលលាយ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តើប្រភេទគីមីណាដែលមិនចូលរួមធ្វើប្រតិកម្ម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205" type="#_x0000_t75" style="width:22.5pt;height:15pt" o:ole="">
            <v:imagedata r:id="rId369" o:title=""/>
          </v:shape>
          <o:OLEObject Type="Embed" ProgID="Equation.3" ShapeID="_x0000_i1205" DrawAspect="Content" ObjectID="_1569607958" r:id="rId37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នៃល្បាយដែលទទួលបាន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ឃ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គណនាមាឌសូ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ប៉ូតាស់ដែលត្រូវបន្ថែមដើម្បីទទួលបានល្បាយមួយមាន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80" w:dyaOrig="320">
          <v:shape id="_x0000_i1206" type="#_x0000_t75" style="width:39.75pt;height:15pt" o:ole="">
            <v:imagedata r:id="rId371" o:title=""/>
          </v:shape>
          <o:OLEObject Type="Embed" ProgID="Equation.3" ShapeID="_x0000_i1206" DrawAspect="Content" ObjectID="_1569607959" r:id="rId372"/>
        </w:objec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</w:t>
      </w:r>
    </w:p>
    <w:p w:rsidR="00E23764" w:rsidRDefault="00E23764" w:rsidP="00E23764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១៨.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គេចាក់សូលុយស្យុងអាស៊ីតក្លរីឌ្រិចចំនួន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39" w:dyaOrig="320">
          <v:shape id="_x0000_i1207" type="#_x0000_t75" style="width:32.25pt;height:15pt" o:ole="">
            <v:imagedata r:id="rId373" o:title=""/>
          </v:shape>
          <o:OLEObject Type="Embed" ProgID="Equation.3" ShapeID="_x0000_i1207" DrawAspect="Content" ObjectID="_1569607960" r:id="rId37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200" w:dyaOrig="360">
          <v:shape id="_x0000_i1208" type="#_x0000_t75" style="width:59.25pt;height:17.25pt" o:ole="">
            <v:imagedata r:id="rId375" o:title=""/>
          </v:shape>
          <o:OLEObject Type="Embed" ProgID="Equation.3" ShapeID="_x0000_i1208" DrawAspect="Content" ObjectID="_1569607961" r:id="rId37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ទៅក្នុង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39" w:dyaOrig="320">
          <v:shape id="_x0000_i1209" type="#_x0000_t75" style="width:32.25pt;height:15pt" o:ole="">
            <v:imagedata r:id="rId377" o:title=""/>
          </v:shape>
          <o:OLEObject Type="Embed" ProgID="Equation.3" ShapeID="_x0000_i1209" DrawAspect="Content" ObjectID="_1569607962" r:id="rId37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នៃសូលុយស្យុងស៊ូតកាត់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​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200" w:dyaOrig="360">
          <v:shape id="_x0000_i1210" type="#_x0000_t75" style="width:59.25pt;height:17.25pt" o:ole="">
            <v:imagedata r:id="rId375" o:title=""/>
          </v:shape>
          <o:OLEObject Type="Embed" ProgID="Equation.3" ShapeID="_x0000_i1210" DrawAspect="Content" ObjectID="_1569607963" r:id="rId379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ab/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ចូរសរសេរសមីការតាងប្រតិកម្មដែលកើតមានឡើង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តើអ៊ីយ៉ុង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100" w:dyaOrig="360">
          <v:shape id="_x0000_i1211" type="#_x0000_t75" style="width:54.75pt;height:17.25pt" o:ole="">
            <v:imagedata r:id="rId380" o:title=""/>
          </v:shape>
          <o:OLEObject Type="Embed" ProgID="Equation.3" ShapeID="_x0000_i1211" DrawAspect="Content" ObjectID="_1569607964" r:id="rId38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មាននាទីជាអ្វី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ab/>
        <w:t xml:space="preserve">                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212" type="#_x0000_t75" style="width:22.5pt;height:15pt" o:ole="">
            <v:imagedata r:id="rId382" o:title=""/>
          </v:shape>
          <o:OLEObject Type="Embed" ProgID="Equation.3" ShapeID="_x0000_i1212" DrawAspect="Content" ObjectID="_1569607965" r:id="rId38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នៃសូលុយស្យុងអាស៊ីតនិងបាសដើមមុនចាក់ចូលគ្នា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ឃ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213" type="#_x0000_t75" style="width:22.5pt;height:15pt" o:ole="">
            <v:imagedata r:id="rId382" o:title=""/>
          </v:shape>
          <o:OLEObject Type="Embed" ProgID="Equation.3" ShapeID="_x0000_i1213" DrawAspect="Content" ObjectID="_1569607966" r:id="rId38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នៃសូលុយស្យុងដែលទទួលបានក្រោយពេលលាយបញ្ចូលគ្នា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4219B7" w:rsidRDefault="00E23764" w:rsidP="004219B7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១៩.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ទឹកកំបោរថ្លារជាសូលុយស្យុងឆ្អែតនៃកាល់ស្យូមអ៊ីដ្រ</w:t>
      </w:r>
      <w:r w:rsidR="004219B7">
        <w:rPr>
          <w:rFonts w:ascii="Khmer OS Content" w:hAnsi="Khmer OS Content" w:cs="Khmer OS Content"/>
          <w:sz w:val="20"/>
          <w:szCs w:val="20"/>
          <w:cs/>
          <w:lang w:val="ca-ES" w:bidi="km-KH"/>
        </w:rPr>
        <w:t>ុកស៊ីតដែលគេចាត់ទុកជាឌីបាសខ្លាំង</w:t>
      </w:r>
      <w:r w:rsidR="004219B7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                                                                 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១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គណនាម៉ាសកាល់ស្យូមអ៊ីដ្រុកស៊ីតដែលត្រូវប្រើដើម្បីទង្វើសូ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ខាងលើនេះ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ចំនួន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99" w:dyaOrig="320">
          <v:shape id="_x0000_i1214" type="#_x0000_t75" style="width:24.75pt;height:15pt" o:ole="">
            <v:imagedata r:id="rId385" o:title=""/>
          </v:shape>
          <o:OLEObject Type="Embed" ProgID="Equation.3" ShapeID="_x0000_i1214" DrawAspect="Content" ObjectID="_1569607967" r:id="rId38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060" w:dyaOrig="320">
          <v:shape id="_x0000_i1215" type="#_x0000_t75" style="width:51.75pt;height:15pt" o:ole="">
            <v:imagedata r:id="rId387" o:title=""/>
          </v:shape>
          <o:OLEObject Type="Embed" ProgID="Equation.3" ShapeID="_x0000_i1215" DrawAspect="Content" ObjectID="_1569607968" r:id="rId388"/>
        </w:object>
      </w:r>
      <w:r w:rsidR="004219B7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                                                   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២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គេបន្ថែម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216" type="#_x0000_t75" style="width:32.25pt;height:15pt" o:ole="">
            <v:imagedata r:id="rId389" o:title=""/>
          </v:shape>
          <o:OLEObject Type="Embed" ProgID="Equation.3" ShapeID="_x0000_i1216" DrawAspect="Content" ObjectID="_1569607969" r:id="rId39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នៃសូលុយស្យុងអាស៊ីតក្លរីឌ្រិចដែលមាន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800" w:dyaOrig="320">
          <v:shape id="_x0000_i1217" type="#_x0000_t75" style="width:39.75pt;height:15pt" o:ole="">
            <v:imagedata r:id="rId391" o:title=""/>
          </v:shape>
          <o:OLEObject Type="Embed" ProgID="Equation.3" ShapeID="_x0000_i1217" DrawAspect="Content" ObjectID="_1569607970" r:id="rId39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ទៅក្នុង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218" type="#_x0000_t75" style="width:32.25pt;height:15pt" o:ole="">
            <v:imagedata r:id="rId393" o:title=""/>
          </v:shape>
          <o:OLEObject Type="Embed" ProgID="Equation.3" ShapeID="_x0000_i1218" DrawAspect="Content" ObjectID="_1569607971" r:id="rId394"/>
        </w:object>
      </w:r>
      <w:r w:rsidR="004219B7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នៃសូលុយស្យុងខាងលើ</w:t>
      </w:r>
      <w:r w:rsidR="004219B7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។ </w:t>
      </w:r>
      <w:r w:rsidR="004219B7"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 w:rsidR="004219B7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តើសមមូលអាស៊ីត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បាសកើតមាន ឬទេ</w:t>
      </w:r>
      <w:r w:rsidR="004219B7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?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219" type="#_x0000_t75" style="width:20.25pt;height:15pt" o:ole="">
            <v:imagedata r:id="rId395" o:title=""/>
          </v:shape>
          <o:OLEObject Type="Embed" ProgID="Equation.3" ShapeID="_x0000_i1219" DrawAspect="Content" ObjectID="_1569607972" r:id="rId39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នៃពេលល្បាយមានលំនឹង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</w:t>
      </w:r>
    </w:p>
    <w:p w:rsidR="004219B7" w:rsidRDefault="004219B7" w:rsidP="004219B7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២០.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គេរំលាយ</w:t>
      </w:r>
      <w:r w:rsidR="00DD0D79" w:rsidRPr="00DD0D79">
        <w:rPr>
          <w:rFonts w:ascii="Khmer OS Content" w:hAnsi="Khmer OS Content" w:cs="Khmer OS Content"/>
          <w:position w:val="-14"/>
          <w:sz w:val="20"/>
          <w:szCs w:val="20"/>
          <w:lang w:val="ca-ES"/>
        </w:rPr>
        <w:object w:dxaOrig="460" w:dyaOrig="380">
          <v:shape id="_x0000_i1220" type="#_x0000_t75" style="width:22.5pt;height:20.25pt" o:ole="">
            <v:imagedata r:id="rId397" o:title=""/>
          </v:shape>
          <o:OLEObject Type="Embed" ProgID="Equation.3" ShapeID="_x0000_i1220" DrawAspect="Content" ObjectID="_1569607973" r:id="rId39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នៃស៊ូតកាត់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00" w:dyaOrig="320">
          <v:shape id="_x0000_i1221" type="#_x0000_t75" style="width:39.75pt;height:15pt" o:ole="">
            <v:imagedata r:id="rId399" o:title=""/>
          </v:shape>
          <o:OLEObject Type="Embed" ProgID="Equation.3" ShapeID="_x0000_i1221" DrawAspect="Content" ObjectID="_1569607974" r:id="rId40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ក្នុងទឹកសុទ្ធគេទទួលបានសូលុយស្យុងដែល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ត្រូវនិងវា</w:t>
      </w:r>
      <w:r w:rsidR="00DD0D79"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1020" w:dyaOrig="360">
          <v:shape id="_x0000_i1222" type="#_x0000_t75" style="width:51.75pt;height:17.25pt" o:ole="">
            <v:imagedata r:id="rId401" o:title=""/>
          </v:shape>
          <o:OLEObject Type="Embed" ProgID="Equation.3" ShapeID="_x0000_i1222" DrawAspect="Content" ObjectID="_1569607975" r:id="rId40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និងមាន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040" w:dyaOrig="320">
          <v:shape id="_x0000_i1223" type="#_x0000_t75" style="width:51.75pt;height:15pt" o:ole="">
            <v:imagedata r:id="rId403" o:title=""/>
          </v:shape>
          <o:OLEObject Type="Embed" ProgID="Equation.3" ShapeID="_x0000_i1223" DrawAspect="Content" ObjectID="_1569607976" r:id="rId404"/>
        </w:objec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                                     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១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គណនាម៉ាសសូដ្យូមអ៊ីដ្រុកស៊ីតដែលប្រើសម្រាប់ទង្វើសូលុយស្យុងខាងលើ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២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គេយកសូ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940" w:dyaOrig="360">
          <v:shape id="_x0000_i1224" type="#_x0000_t75" style="width:47.25pt;height:17.25pt" o:ole="">
            <v:imagedata r:id="rId405" o:title=""/>
          </v:shape>
          <o:OLEObject Type="Embed" ProgID="Equation.3" ShapeID="_x0000_i1224" DrawAspect="Content" ObjectID="_1569607977" r:id="rId40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លាយជាមួយទឹក</w:t>
      </w:r>
      <w:r w:rsidR="00DD0D79" w:rsidRPr="00DD0D79">
        <w:rPr>
          <w:rFonts w:ascii="Khmer OS Content" w:hAnsi="Khmer OS Content" w:cs="Khmer OS Content"/>
          <w:position w:val="-14"/>
          <w:sz w:val="20"/>
          <w:szCs w:val="20"/>
          <w:lang w:val="ca-ES"/>
        </w:rPr>
        <w:object w:dxaOrig="499" w:dyaOrig="380">
          <v:shape id="_x0000_i1225" type="#_x0000_t75" style="width:24.75pt;height:20.25pt" o:ole="">
            <v:imagedata r:id="rId407" o:title=""/>
          </v:shape>
          <o:OLEObject Type="Embed" ProgID="Equation.3" ShapeID="_x0000_i1225" DrawAspect="Content" ObjectID="_1569607978" r:id="rId40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គេទទួលបានសូ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60" w:dyaOrig="340">
          <v:shape id="_x0000_i1226" type="#_x0000_t75" style="width:12.75pt;height:17.25pt" o:ole="">
            <v:imagedata r:id="rId409" o:title=""/>
          </v:shape>
          <o:OLEObject Type="Embed" ProgID="Equation.3" ShapeID="_x0000_i1226" DrawAspect="Content" ObjectID="_1569607979" r:id="rId41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880" w:dyaOrig="320">
          <v:shape id="_x0000_i1227" type="#_x0000_t75" style="width:44.25pt;height:15pt" o:ole="">
            <v:imagedata r:id="rId411" o:title=""/>
          </v:shape>
          <o:OLEObject Type="Embed" ProgID="Equation.3" ShapeID="_x0000_i1227" DrawAspect="Content" ObjectID="_1569607980" r:id="rId412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  <w:t xml:space="preserve">ក.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គណនាមាឌទឹកដែលត្រូវបន្ថែមដើម្បីទទួលបានសូលុយស្យុង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60" w:dyaOrig="340">
          <v:shape id="_x0000_i1228" type="#_x0000_t75" style="width:12.75pt;height:17.25pt" o:ole="">
            <v:imagedata r:id="rId413" o:title=""/>
          </v:shape>
          <o:OLEObject Type="Embed" ProgID="Equation.3" ShapeID="_x0000_i1228" DrawAspect="Content" ObjectID="_1569607981" r:id="rId41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ខាងលើ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lastRenderedPageBreak/>
        <w:t xml:space="preserve">ខ.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គេធ្វើអត្រាសូលុយស្យុង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60" w:dyaOrig="340">
          <v:shape id="_x0000_i1229" type="#_x0000_t75" style="width:12.75pt;height:17.25pt" o:ole="">
            <v:imagedata r:id="rId415" o:title=""/>
          </v:shape>
          <o:OLEObject Type="Embed" ProgID="Equation.3" ShapeID="_x0000_i1229" DrawAspect="Content" ObjectID="_1569607982" r:id="rId41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ដោយបន្ថែម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230" type="#_x0000_t75" style="width:32.25pt;height:15pt" o:ole="">
            <v:imagedata r:id="rId417" o:title=""/>
          </v:shape>
          <o:OLEObject Type="Embed" ProgID="Equation.3" ShapeID="_x0000_i1230" DrawAspect="Content" ObjectID="_1569607983" r:id="rId41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អាស៊ីតស៊ុលផួរិច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460" w:dyaOrig="320">
          <v:shape id="_x0000_i1231" type="#_x0000_t75" style="width:1in;height:15pt" o:ole="">
            <v:imagedata r:id="rId419" o:title=""/>
          </v:shape>
          <o:OLEObject Type="Embed" ProgID="Equation.3" ShapeID="_x0000_i1231" DrawAspect="Content" ObjectID="_1569607984" r:id="rId42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គេទទួលបានសូលុយស្យុង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232" type="#_x0000_t75" style="width:15pt;height:17.25pt" o:ole="">
            <v:imagedata r:id="rId421" o:title=""/>
          </v:shape>
          <o:OLEObject Type="Embed" ProgID="Equation.3" ShapeID="_x0000_i1232" DrawAspect="Content" ObjectID="_1569607985" r:id="rId422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233" type="#_x0000_t75" style="width:22.5pt;height:15pt" o:ole="">
            <v:imagedata r:id="rId423" o:title=""/>
          </v:shape>
          <o:OLEObject Type="Embed" ProgID="Equation.3" ShapeID="_x0000_i1233" DrawAspect="Content" ObjectID="_1569607986" r:id="rId42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234" type="#_x0000_t75" style="width:15pt;height:17.25pt" o:ole="">
            <v:imagedata r:id="rId425" o:title=""/>
          </v:shape>
          <o:OLEObject Type="Embed" ProgID="Equation.3" ShapeID="_x0000_i1234" DrawAspect="Content" ObjectID="_1569607987" r:id="rId426"/>
        </w:objec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                         </w:t>
      </w:r>
    </w:p>
    <w:p w:rsidR="00DD0D79" w:rsidRPr="00DD0D79" w:rsidRDefault="004219B7" w:rsidP="004219B7">
      <w:pPr>
        <w:ind w:left="720" w:hanging="720"/>
        <w:rPr>
          <w:rFonts w:ascii="Khmer OS Content" w:hAnsi="Khmer OS Content" w:cs="Khmer OS Content"/>
          <w:sz w:val="20"/>
          <w:szCs w:val="20"/>
          <w:lang w:val="ca-ES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២១.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គេអោយសូលុយស្យុងអាស៊ីតក្លរីឌ្រិចដែលមានកំហាប់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219" w:dyaOrig="360">
          <v:shape id="_x0000_i1235" type="#_x0000_t75" style="width:59.25pt;height:17.25pt" o:ole="">
            <v:imagedata r:id="rId427" o:title=""/>
          </v:shape>
          <o:OLEObject Type="Embed" ProgID="Equation.3" ShapeID="_x0000_i1235" DrawAspect="Content" ObjectID="_1569607988" r:id="rId428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80" w:dyaOrig="340">
          <v:shape id="_x0000_i1236" type="#_x0000_t75" style="width:24.75pt;height:17.25pt" o:ole="">
            <v:imagedata r:id="rId429" o:title=""/>
          </v:shape>
          <o:OLEObject Type="Embed" ProgID="Equation.3" ShapeID="_x0000_i1236" DrawAspect="Content" ObjectID="_1569607989" r:id="rId43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នៃសូលុយស្យុងនេះ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គេយក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40" w:dyaOrig="320">
          <v:shape id="_x0000_i1237" type="#_x0000_t75" style="width:37.5pt;height:15pt" o:ole="">
            <v:imagedata r:id="rId431" o:title=""/>
          </v:shape>
          <o:OLEObject Type="Embed" ProgID="Equation.3" ShapeID="_x0000_i1237" DrawAspect="Content" ObjectID="_1569607990" r:id="rId43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នេះហើយបន្ថែម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39" w:dyaOrig="320">
          <v:shape id="_x0000_i1238" type="#_x0000_t75" style="width:32.25pt;height:15pt" o:ole="">
            <v:imagedata r:id="rId433" o:title=""/>
          </v:shape>
          <o:OLEObject Type="Embed" ProgID="Equation.3" ShapeID="_x0000_i1238" DrawAspect="Content" ObjectID="_1569607991" r:id="rId43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ស៊ូតដែលមានកំហាប់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040" w:dyaOrig="320">
          <v:shape id="_x0000_i1239" type="#_x0000_t75" style="width:51.75pt;height:15pt" o:ole="">
            <v:imagedata r:id="rId435" o:title=""/>
          </v:shape>
          <o:OLEObject Type="Embed" ProgID="Equation.3" ShapeID="_x0000_i1239" DrawAspect="Content" ObjectID="_1569607992" r:id="rId436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។ 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240" type="#_x0000_t75" style="width:20.25pt;height:15pt" o:ole="">
            <v:imagedata r:id="rId437" o:title=""/>
          </v:shape>
          <o:OLEObject Type="Embed" ProgID="Equation.3" ShapeID="_x0000_i1240" DrawAspect="Content" ObjectID="_1569607993" r:id="rId43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នៃសូលុយស្យុងដែលទទួលបាន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DD0D79" w:rsidRPr="00DD0D79" w:rsidRDefault="004219B7" w:rsidP="004219B7">
      <w:pPr>
        <w:ind w:left="720" w:hanging="720"/>
        <w:rPr>
          <w:rFonts w:ascii="Khmer OS Content" w:hAnsi="Khmer OS Content" w:cs="Khmer OS Content"/>
          <w:sz w:val="20"/>
          <w:szCs w:val="20"/>
          <w:lang w:val="ca-ES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២២.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ទឹកកំបោរគឺជាសូ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ឆ្អែតនៃកាល់ស្យូមអ៊ីដ្រុកស៊ីតដែលគេចាត់ទុកជាឌីបាសខ្លាំង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ដោយដឹងថាភាពរលាយនៃកាល់ស្យូមអ៊ីដ្រុកស៊ីត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180" w:dyaOrig="340">
          <v:shape id="_x0000_i1241" type="#_x0000_t75" style="width:59.25pt;height:17.25pt" o:ole="">
            <v:imagedata r:id="rId439" o:title=""/>
          </v:shape>
          <o:OLEObject Type="Embed" ProgID="Equation.3" ShapeID="_x0000_i1241" DrawAspect="Content" ObjectID="_1569607994" r:id="rId44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ក្នុងទឹកមាន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40" w:dyaOrig="360">
          <v:shape id="_x0000_i1242" type="#_x0000_t75" style="width:47.25pt;height:17.25pt" o:ole="">
            <v:imagedata r:id="rId441" o:title=""/>
          </v:shape>
          <o:OLEObject Type="Embed" ProgID="Equation.3" ShapeID="_x0000_i1242" DrawAspect="Content" ObjectID="_1569607995" r:id="rId44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នៅសីតុណ្ហភាព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499" w:dyaOrig="320">
          <v:shape id="_x0000_i1243" type="#_x0000_t75" style="width:24.75pt;height:15pt" o:ole="">
            <v:imagedata r:id="rId443" o:title=""/>
          </v:shape>
          <o:OLEObject Type="Embed" ProgID="Equation.3" ShapeID="_x0000_i1243" DrawAspect="Content" ObjectID="_1569607996" r:id="rId444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244" type="#_x0000_t75" style="width:20.25pt;height:15pt" o:ole="">
            <v:imagedata r:id="rId437" o:title=""/>
          </v:shape>
          <o:OLEObject Type="Embed" ProgID="Equation.3" ShapeID="_x0000_i1244" DrawAspect="Content" ObjectID="_1569607997" r:id="rId445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នៃសូលុយស្យុងទឹកកំបោរនេះ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រកមាឌ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245" type="#_x0000_t75" style="width:15pt;height:17.25pt" o:ole="">
            <v:imagedata r:id="rId446" o:title=""/>
          </v:shape>
          <o:OLEObject Type="Embed" ProgID="Equation.3" ShapeID="_x0000_i1245" DrawAspect="Content" ObjectID="_1569607998" r:id="rId44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នៃសូលុយស្យុងអាស៊ីតក្លរីឌ្រិចដែលមានកំហាប់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80" w:dyaOrig="360">
          <v:shape id="_x0000_i1246" type="#_x0000_t75" style="width:49.5pt;height:17.25pt" o:ole="">
            <v:imagedata r:id="rId448" o:title=""/>
          </v:shape>
          <o:OLEObject Type="Embed" ProgID="Equation.3" ShapeID="_x0000_i1246" DrawAspect="Content" ObjectID="_1569607999" r:id="rId44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បន្តក់ទៅ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ក្នុងទឹកកំបោរ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40" w:dyaOrig="320">
          <v:shape id="_x0000_i1247" type="#_x0000_t75" style="width:37.5pt;height:15pt" o:ole="">
            <v:imagedata r:id="rId450" o:title=""/>
          </v:shape>
          <o:OLEObject Type="Embed" ProgID="Equation.3" ShapeID="_x0000_i1247" DrawAspect="Content" ObjectID="_1569608000" r:id="rId451"/>
        </w:object>
      </w:r>
      <w:r>
        <w:rPr>
          <w:rFonts w:ascii="Khmer OS Content" w:hAnsi="Khmer OS Content" w:cs="Khmer OS Content" w:hint="cs"/>
          <w:position w:val="-10"/>
          <w:sz w:val="20"/>
          <w:szCs w:val="20"/>
          <w:cs/>
          <w:lang w:val="ca-ES" w:bidi="km-KH"/>
        </w:rPr>
        <w:t xml:space="preserve"> </w:t>
      </w:r>
      <w:r>
        <w:rPr>
          <w:rFonts w:ascii="Khmer OS Content" w:hAnsi="Khmer OS Content" w:cs="Khmer OS Content"/>
          <w:position w:val="-10"/>
          <w:sz w:val="20"/>
          <w:szCs w:val="20"/>
          <w:cs/>
          <w:lang w:val="ca-ES" w:bidi="km-KH"/>
        </w:rPr>
        <w:br/>
      </w:r>
      <w:r>
        <w:rPr>
          <w:rFonts w:ascii="Khmer OS Content" w:hAnsi="Khmer OS Content" w:cs="Khmer OS Content" w:hint="cs"/>
          <w:position w:val="-10"/>
          <w:sz w:val="20"/>
          <w:szCs w:val="20"/>
          <w:cs/>
          <w:lang w:val="ca-ES" w:bidi="km-KH"/>
        </w:rPr>
        <w:t xml:space="preserve">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ដើម្បីទទួលបានសមមូលអាស៊ីត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បាស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</w:p>
    <w:p w:rsidR="004219B7" w:rsidRDefault="004219B7" w:rsidP="004219B7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២៣.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គេរំលាយឧស្ម័នអ៊ីដ្រូសែនក្លរួ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248" type="#_x0000_t75" style="width:32.25pt;height:15pt" o:ole="">
            <v:imagedata r:id="rId452" o:title=""/>
          </v:shape>
          <o:OLEObject Type="Embed" ProgID="Equation.3" ShapeID="_x0000_i1248" DrawAspect="Content" ObjectID="_1569608001" r:id="rId45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ទៅក្នុងទឹកគេទទួលបានសូលុយស្យុង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អាស៊ីតដែលត្រូវនិងវាចំនួន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60" w:dyaOrig="320">
          <v:shape id="_x0000_i1249" type="#_x0000_t75" style="width:36.75pt;height:15pt" o:ole="">
            <v:imagedata r:id="rId454" o:title=""/>
          </v:shape>
          <o:OLEObject Type="Embed" ProgID="Equation.3" ShapeID="_x0000_i1249" DrawAspect="Content" ObjectID="_1569608002" r:id="rId455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ក.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ចូរសរសេរសមីការតាងប្រតិកម្មរវាង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499" w:dyaOrig="279">
          <v:shape id="_x0000_i1250" type="#_x0000_t75" style="width:24.75pt;height:15pt" o:ole="">
            <v:imagedata r:id="rId456" o:title=""/>
          </v:shape>
          <o:OLEObject Type="Embed" ProgID="Equation.3" ShapeID="_x0000_i1250" DrawAspect="Content" ObjectID="_1569608003" r:id="rId45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ជាមួយទឹក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ab/>
        <w:t xml:space="preserve">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  <w:t xml:space="preserve">ខ.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251" type="#_x0000_t75" style="width:20.25pt;height:15pt" o:ole="">
            <v:imagedata r:id="rId458" o:title=""/>
          </v:shape>
          <o:OLEObject Type="Embed" ProgID="Equation.3" ShapeID="_x0000_i1251" DrawAspect="Content" ObjectID="_1569608004" r:id="rId45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នៃសូលុយស្យុងអាស៊ីតក្លរីឌ្រិច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  <w:t xml:space="preserve">គ.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គេយក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39" w:dyaOrig="320">
          <v:shape id="_x0000_i1252" type="#_x0000_t75" style="width:32.25pt;height:15pt" o:ole="">
            <v:imagedata r:id="rId460" o:title=""/>
          </v:shape>
          <o:OLEObject Type="Embed" ProgID="Equation.3" ShapeID="_x0000_i1252" DrawAspect="Content" ObjectID="_1569608005" r:id="rId46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នៃសូលុយស្យុងអាស៊ីតក្លរីឌ្រិចខាងលើទៅលាយជាមួយ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253" type="#_x0000_t75" style="width:32.25pt;height:15pt" o:ole="">
            <v:imagedata r:id="rId462" o:title=""/>
          </v:shape>
          <o:OLEObject Type="Embed" ProgID="Equation.3" ShapeID="_x0000_i1253" DrawAspect="Content" ObjectID="_1569608006" r:id="rId46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នៃសូលុយស្យុងស៊ូត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20" w:dyaOrig="320">
          <v:shape id="_x0000_i1254" type="#_x0000_t75" style="width:44.25pt;height:15pt" o:ole="">
            <v:imagedata r:id="rId464" o:title=""/>
          </v:shape>
          <o:OLEObject Type="Embed" ProgID="Equation.3" ShapeID="_x0000_i1254" DrawAspect="Content" ObjectID="_1569608007" r:id="rId465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440" w:dyaOrig="320">
          <v:shape id="_x0000_i1255" type="#_x0000_t75" style="width:1in;height:15pt" o:ole="">
            <v:imagedata r:id="rId466" o:title=""/>
          </v:shape>
          <o:OLEObject Type="Embed" ProgID="Equation.3" ShapeID="_x0000_i1255" DrawAspect="Content" ObjectID="_1569608008" r:id="rId46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គេទទួលបានសូ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position w:val="-4"/>
          <w:sz w:val="20"/>
          <w:szCs w:val="20"/>
          <w:lang w:val="ca-ES"/>
        </w:rPr>
        <w:object w:dxaOrig="240" w:dyaOrig="260">
          <v:shape id="_x0000_i1256" type="#_x0000_t75" style="width:12.75pt;height:12.75pt" o:ole="">
            <v:imagedata r:id="rId468" o:title=""/>
          </v:shape>
          <o:OLEObject Type="Embed" ProgID="Equation.3" ShapeID="_x0000_i1256" DrawAspect="Content" ObjectID="_1569608009" r:id="rId469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១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សរសេរសមីការតាងប្រតិកម្មដែលកើតមាន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២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តើសូលុយស្យុង</w:t>
      </w:r>
      <w:r w:rsidR="00DD0D79" w:rsidRPr="00DD0D79">
        <w:rPr>
          <w:rFonts w:ascii="Khmer OS Content" w:hAnsi="Khmer OS Content" w:cs="Khmer OS Content"/>
          <w:position w:val="-4"/>
          <w:sz w:val="20"/>
          <w:szCs w:val="20"/>
          <w:lang w:val="ca-ES"/>
        </w:rPr>
        <w:object w:dxaOrig="240" w:dyaOrig="260">
          <v:shape id="_x0000_i1257" type="#_x0000_t75" style="width:12.75pt;height:12.75pt" o:ole="">
            <v:imagedata r:id="rId470" o:title=""/>
          </v:shape>
          <o:OLEObject Type="Embed" ProgID="Equation.3" ShapeID="_x0000_i1257" DrawAspect="Content" ObjectID="_1569608010" r:id="rId47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ជាសូលុយស្យុងអ្វី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258" type="#_x0000_t75" style="width:20.25pt;height:15pt" o:ole="">
            <v:imagedata r:id="rId472" o:title=""/>
          </v:shape>
          <o:OLEObject Type="Embed" ProgID="Equation.3" ShapeID="_x0000_i1258" DrawAspect="Content" ObjectID="_1569608011" r:id="rId47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position w:val="-4"/>
          <w:sz w:val="20"/>
          <w:szCs w:val="20"/>
          <w:lang w:val="ca-ES"/>
        </w:rPr>
        <w:object w:dxaOrig="240" w:dyaOrig="260">
          <v:shape id="_x0000_i1259" type="#_x0000_t75" style="width:12.75pt;height:12.75pt" o:ole="">
            <v:imagedata r:id="rId474" o:title=""/>
          </v:shape>
          <o:OLEObject Type="Embed" ProgID="Equation.3" ShapeID="_x0000_i1259" DrawAspect="Content" ObjectID="_1569608012" r:id="rId475"/>
        </w:objec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៣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តើគេត្រូវបន្ថែមសូលុយស្យុងអាស៊ីត  ឬ  បាសខាងលើប៉ុន្មាន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380" w:dyaOrig="279">
          <v:shape id="_x0000_i1260" type="#_x0000_t75" style="width:20.25pt;height:15pt" o:ole="">
            <v:imagedata r:id="rId476" o:title=""/>
          </v:shape>
          <o:OLEObject Type="Embed" ProgID="Equation.3" ShapeID="_x0000_i1260" DrawAspect="Content" ObjectID="_1569608013" r:id="rId47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ទៀតទើប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ដល់ចំនុចសមមូល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</w:t>
      </w:r>
    </w:p>
    <w:p w:rsidR="004219B7" w:rsidRDefault="004219B7" w:rsidP="004219B7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២៤.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គេរំលាយអាស៊ីតស៊ុលផួរិច</w:t>
      </w:r>
      <w:r w:rsidR="00DD0D79" w:rsidRPr="00DD0D79">
        <w:rPr>
          <w:rFonts w:ascii="Khmer OS Content" w:hAnsi="Khmer OS Content" w:cs="Khmer OS Content"/>
          <w:position w:val="-14"/>
          <w:sz w:val="20"/>
          <w:szCs w:val="20"/>
          <w:lang w:val="ca-ES"/>
        </w:rPr>
        <w:object w:dxaOrig="1400" w:dyaOrig="380">
          <v:shape id="_x0000_i1261" type="#_x0000_t75" style="width:69.75pt;height:20.25pt" o:ole="">
            <v:imagedata r:id="rId478" o:title=""/>
          </v:shape>
          <o:OLEObject Type="Embed" ProgID="Equation.3" ShapeID="_x0000_i1261" DrawAspect="Content" ObjectID="_1569608014" r:id="rId47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គេទទួលបានសូលុយស្យុង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060" w:dyaOrig="340">
          <v:shape id="_x0000_i1262" type="#_x0000_t75" style="width:51.75pt;height:17.25pt" o:ole="">
            <v:imagedata r:id="rId480" o:title=""/>
          </v:shape>
          <o:OLEObject Type="Embed" ProgID="Equation.3" ShapeID="_x0000_i1262" DrawAspect="Content" ObjectID="_1569608015" r:id="rId48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440" w:dyaOrig="320">
          <v:shape id="_x0000_i1263" type="#_x0000_t75" style="width:1in;height:15pt" o:ole="">
            <v:imagedata r:id="rId482" o:title=""/>
          </v:shape>
          <o:OLEObject Type="Embed" ProgID="Equation.3" ShapeID="_x0000_i1263" DrawAspect="Content" ObjectID="_1569608016" r:id="rId483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គណនាតម្លៃ</w:t>
      </w:r>
      <w:r w:rsidR="00DD0D79" w:rsidRPr="00DD0D79">
        <w:rPr>
          <w:rFonts w:ascii="Khmer OS Content" w:hAnsi="Khmer OS Content" w:cs="Khmer OS Content"/>
          <w:position w:val="-14"/>
          <w:sz w:val="20"/>
          <w:szCs w:val="20"/>
          <w:lang w:val="ca-ES"/>
        </w:rPr>
        <w:object w:dxaOrig="480" w:dyaOrig="380">
          <v:shape id="_x0000_i1264" type="#_x0000_t75" style="width:24.75pt;height:20.25pt" o:ole="">
            <v:imagedata r:id="rId484" o:title=""/>
          </v:shape>
          <o:OLEObject Type="Embed" ProgID="Equation.3" ShapeID="_x0000_i1264" DrawAspect="Content" ObjectID="_1569608017" r:id="rId485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នៃអាស៊ីតស៊ុលផួរិចដែលរលាយ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គេយក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39" w:dyaOrig="320">
          <v:shape id="_x0000_i1265" type="#_x0000_t75" style="width:32.25pt;height:15pt" o:ole="">
            <v:imagedata r:id="rId486" o:title=""/>
          </v:shape>
          <o:OLEObject Type="Embed" ProgID="Equation.3" ShapeID="_x0000_i1265" DrawAspect="Content" ObjectID="_1569608018" r:id="rId48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60" w:dyaOrig="340">
          <v:shape id="_x0000_i1266" type="#_x0000_t75" style="width:12.75pt;height:17.25pt" o:ole="">
            <v:imagedata r:id="rId488" o:title=""/>
          </v:shape>
          <o:OLEObject Type="Embed" ProgID="Equation.3" ShapeID="_x0000_i1266" DrawAspect="Content" ObjectID="_1569608019" r:id="rId48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ទៅលាយជាមួយ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267" type="#_x0000_t75" style="width:32.25pt;height:15pt" o:ole="">
            <v:imagedata r:id="rId490" o:title=""/>
          </v:shape>
          <o:OLEObject Type="Embed" ProgID="Equation.3" ShapeID="_x0000_i1267" DrawAspect="Content" ObjectID="_1569608020" r:id="rId49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268" type="#_x0000_t75" style="width:15pt;height:17.25pt" o:ole="">
            <v:imagedata r:id="rId492" o:title=""/>
          </v:shape>
          <o:OLEObject Type="Embed" ProgID="Equation.3" ShapeID="_x0000_i1268" DrawAspect="Content" ObjectID="_1569608021" r:id="rId49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សូដ្យូមអ៊ីដ្រុកស៊ីតដែលមានកំហាប់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 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   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</w:rPr>
        <w:object w:dxaOrig="1120" w:dyaOrig="320">
          <v:shape id="_x0000_i1269" type="#_x0000_t75" style="width:57pt;height:15pt" o:ole="">
            <v:imagedata r:id="rId494" o:title=""/>
          </v:shape>
          <o:OLEObject Type="Embed" ProgID="Equation.3" ShapeID="_x0000_i1269" DrawAspect="Content" ObjectID="_1569608022" r:id="rId495"/>
        </w:objec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គេទទួលបានសូលុយស្យុង</w:t>
      </w:r>
      <w:r w:rsidR="00DD0D79"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279" w:dyaOrig="360">
          <v:shape id="_x0000_i1270" type="#_x0000_t75" style="width:15pt;height:17.25pt" o:ole="">
            <v:imagedata r:id="rId496" o:title=""/>
          </v:shape>
          <o:OLEObject Type="Embed" ProgID="Equation.3" ShapeID="_x0000_i1270" DrawAspect="Content" ObjectID="_1569608023" r:id="rId497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១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គណនាម៉ាសស៊ូតកាត់ដែលយកមកប្រើ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២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271" type="#_x0000_t75" style="width:20.25pt;height:15pt" o:ole="">
            <v:imagedata r:id="rId498" o:title=""/>
          </v:shape>
          <o:OLEObject Type="Embed" ProgID="Equation.3" ShapeID="_x0000_i1271" DrawAspect="Content" ObjectID="_1569608024" r:id="rId49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279" w:dyaOrig="360">
          <v:shape id="_x0000_i1272" type="#_x0000_t75" style="width:15pt;height:17.25pt" o:ole="">
            <v:imagedata r:id="rId500" o:title=""/>
          </v:shape>
          <o:OLEObject Type="Embed" ProgID="Equation.3" ShapeID="_x0000_i1272" DrawAspect="Content" ObjectID="_1569608025" r:id="rId50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ដែលទទួលបាន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</w:t>
      </w:r>
    </w:p>
    <w:p w:rsidR="00DD0D79" w:rsidRPr="00DD0D79" w:rsidRDefault="004219B7" w:rsidP="004219B7">
      <w:pPr>
        <w:ind w:left="720" w:hanging="720"/>
        <w:rPr>
          <w:rFonts w:ascii="Khmer OS Content" w:hAnsi="Khmer OS Content" w:cs="Khmer OS Content"/>
          <w:sz w:val="20"/>
          <w:szCs w:val="20"/>
          <w:lang w:val="ca-ES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២៥.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សូលុយស្យុង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</w:t>
      </w:r>
      <w:r>
        <w:rPr>
          <w:rFonts w:ascii="Khmer OS Content" w:hAnsi="Khmer OS Content" w:cs="Khmer OS Content"/>
          <w:sz w:val="20"/>
          <w:szCs w:val="20"/>
          <w:lang w:bidi="km-KH"/>
        </w:rPr>
        <w:t xml:space="preserve">S 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បានមកពី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គេលាយល្បាយៈ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ab/>
        <w:t xml:space="preserve">                                              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840" w:dyaOrig="320">
          <v:shape id="_x0000_i1273" type="#_x0000_t75" style="width:42pt;height:15pt" o:ole="">
            <v:imagedata r:id="rId502" o:title=""/>
          </v:shape>
          <o:OLEObject Type="Embed" ProgID="Equation.3" ShapeID="_x0000_i1273" DrawAspect="Content" ObjectID="_1569608026" r:id="rId503"/>
        </w:objec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នៃសូលុយស្យុងអាស៊ីតក្លរីឌ្រិច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274" type="#_x0000_t75" style="width:32.25pt;height:15pt" o:ole="">
            <v:imagedata r:id="rId504" o:title=""/>
          </v:shape>
          <o:OLEObject Type="Embed" ProgID="Equation.3" ShapeID="_x0000_i1274" DrawAspect="Content" ObjectID="_1569608027" r:id="rId505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420" w:dyaOrig="320">
          <v:shape id="_x0000_i1275" type="#_x0000_t75" style="width:1in;height:15pt" o:ole="">
            <v:imagedata r:id="rId506" o:title=""/>
          </v:shape>
          <o:OLEObject Type="Embed" ProgID="Equation.3" ShapeID="_x0000_i1275" DrawAspect="Content" ObjectID="_1569608028" r:id="rId507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                                                              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840" w:dyaOrig="320">
          <v:shape id="_x0000_i1276" type="#_x0000_t75" style="width:42pt;height:15pt" o:ole="">
            <v:imagedata r:id="rId508" o:title=""/>
          </v:shape>
          <o:OLEObject Type="Embed" ProgID="Equation.3" ShapeID="_x0000_i1276" DrawAspect="Content" ObjectID="_1569608029" r:id="rId50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នៃសូលុយស្យុងសូដ្យូមក្លរួ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80" w:dyaOrig="320">
          <v:shape id="_x0000_i1277" type="#_x0000_t75" style="width:39.75pt;height:15pt" o:ole="">
            <v:imagedata r:id="rId510" o:title=""/>
          </v:shape>
          <o:OLEObject Type="Embed" ProgID="Equation.3" ShapeID="_x0000_i1277" DrawAspect="Content" ObjectID="_1569608030" r:id="rId51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80" w:dyaOrig="360">
          <v:shape id="_x0000_i1278" type="#_x0000_t75" style="width:49.5pt;height:17.25pt" o:ole="">
            <v:imagedata r:id="rId512" o:title=""/>
          </v:shape>
          <o:OLEObject Type="Embed" ProgID="Equation.3" ShapeID="_x0000_i1278" DrawAspect="Content" ObjectID="_1569608031" r:id="rId513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</w:p>
    <w:p w:rsidR="00DD0D79" w:rsidRPr="00DD0D79" w:rsidRDefault="00DD0D79" w:rsidP="004219B7">
      <w:pPr>
        <w:spacing w:line="228" w:lineRule="auto"/>
        <w:ind w:left="720"/>
        <w:rPr>
          <w:rFonts w:ascii="Khmer OS Content" w:hAnsi="Khmer OS Content" w:cs="Khmer OS Content"/>
          <w:sz w:val="20"/>
          <w:szCs w:val="20"/>
          <w:lang w:val="ca-ES"/>
        </w:rPr>
      </w:pP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840" w:dyaOrig="320">
          <v:shape id="_x0000_i1279" type="#_x0000_t75" style="width:42pt;height:15pt" o:ole="">
            <v:imagedata r:id="rId514" o:title=""/>
          </v:shape>
          <o:OLEObject Type="Embed" ProgID="Equation.3" ShapeID="_x0000_i1279" DrawAspect="Content" ObjectID="_1569608032" r:id="rId515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នៃសូលុយស្យុងប៉ូតាស្យូមអ៊ីដ្រុកស៊ីត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80" w:dyaOrig="320">
          <v:shape id="_x0000_i1280" type="#_x0000_t75" style="width:39.75pt;height:15pt" o:ole="">
            <v:imagedata r:id="rId516" o:title=""/>
          </v:shape>
          <o:OLEObject Type="Embed" ProgID="Equation.3" ShapeID="_x0000_i1280" DrawAspect="Content" ObjectID="_1569608033" r:id="rId517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440" w:dyaOrig="320">
          <v:shape id="_x0000_i1281" type="#_x0000_t75" style="width:1in;height:15pt" o:ole="">
            <v:imagedata r:id="rId518" o:title=""/>
          </v:shape>
          <o:OLEObject Type="Embed" ProgID="Equation.3" ShapeID="_x0000_i1281" DrawAspect="Content" ObjectID="_1569608034" r:id="rId519"/>
        </w:object>
      </w:r>
      <w:r w:rsidR="004219B7">
        <w:rPr>
          <w:rFonts w:ascii="Khmer OS Content" w:hAnsi="Khmer OS Content" w:cs="Khmer OS Content" w:hint="cs"/>
          <w:position w:val="-6"/>
          <w:sz w:val="20"/>
          <w:szCs w:val="20"/>
          <w:cs/>
          <w:lang w:val="ca-ES" w:bidi="km-KH"/>
        </w:rPr>
        <w:t>។</w:t>
      </w:r>
      <w:r w:rsidR="004219B7">
        <w:rPr>
          <w:rFonts w:ascii="Khmer OS Content" w:hAnsi="Khmer OS Content" w:cs="Khmer OS Content"/>
          <w:position w:val="-6"/>
          <w:sz w:val="20"/>
          <w:szCs w:val="20"/>
          <w:cs/>
          <w:lang w:val="ca-ES" w:bidi="km-KH"/>
        </w:rPr>
        <w:br/>
      </w:r>
      <w:r w:rsidR="004219B7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ក. 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282" type="#_x0000_t75" style="width:20.25pt;height:15pt" o:ole="">
            <v:imagedata r:id="rId520" o:title=""/>
          </v:shape>
          <o:OLEObject Type="Embed" ProgID="Equation.3" ShapeID="_x0000_i1282" DrawAspect="Content" ObjectID="_1569608035" r:id="rId521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220" w:dyaOrig="279">
          <v:shape id="_x0000_i1283" type="#_x0000_t75" style="width:12.75pt;height:15pt" o:ole="">
            <v:imagedata r:id="rId522" o:title=""/>
          </v:shape>
          <o:OLEObject Type="Embed" ProgID="Equation.3" ShapeID="_x0000_i1283" DrawAspect="Content" ObjectID="_1569608036" r:id="rId523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ដែលទទួលបាន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4219B7" w:rsidRDefault="004219B7" w:rsidP="004219B7">
      <w:pPr>
        <w:spacing w:line="228" w:lineRule="auto"/>
        <w:ind w:firstLine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ខ.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គណនាមាឌនៃសូលុយស្យុងស៊ូតដែលមានកំហាប់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120" w:dyaOrig="320">
          <v:shape id="_x0000_i1284" type="#_x0000_t75" style="width:57pt;height:15pt" o:ole="">
            <v:imagedata r:id="rId524" o:title=""/>
          </v:shape>
          <o:OLEObject Type="Embed" ProgID="Equation.3" ShapeID="_x0000_i1284" DrawAspect="Content" ObjectID="_1569608037" r:id="rId525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ដែលត្រូវចាក់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បញ្ចូលទៅក្នុងសូលុយស្យុង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220" w:dyaOrig="279">
          <v:shape id="_x0000_i1285" type="#_x0000_t75" style="width:12.75pt;height:15pt" o:ole="">
            <v:imagedata r:id="rId526" o:title=""/>
          </v:shape>
          <o:OLEObject Type="Embed" ProgID="Equation.3" ShapeID="_x0000_i1285" DrawAspect="Content" ObjectID="_1569608038" r:id="rId527"/>
        </w:object>
      </w:r>
      <w:r>
        <w:rPr>
          <w:rFonts w:ascii="Khmer OS Content" w:hAnsi="Khmer OS Content" w:cs="Khmer OS Content" w:hint="cs"/>
          <w:position w:val="-6"/>
          <w:sz w:val="20"/>
          <w:szCs w:val="20"/>
          <w:cs/>
          <w:lang w:val="ca-ES"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ដើម្បីទទួលបានតម្លៃ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800" w:dyaOrig="320">
          <v:shape id="_x0000_i1286" type="#_x0000_t75" style="width:39.75pt;height:15pt" o:ole="">
            <v:imagedata r:id="rId528" o:title=""/>
          </v:shape>
          <o:OLEObject Type="Embed" ProgID="Equation.3" ShapeID="_x0000_i1286" DrawAspect="Content" ObjectID="_1569608039" r:id="rId529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        </w:t>
      </w:r>
    </w:p>
    <w:p w:rsidR="004219B7" w:rsidRDefault="004219B7" w:rsidP="004219B7">
      <w:pPr>
        <w:spacing w:line="228" w:lineRule="auto"/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២៦.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គេរំលាយក្រាមប៉ូតាស្យូមអ៊ីដ្រុកស៊ីត</w:t>
      </w:r>
      <w:r w:rsidR="00DD0D79" w:rsidRPr="00DD0D79">
        <w:rPr>
          <w:rFonts w:ascii="Khmer OS Content" w:hAnsi="Khmer OS Content" w:cs="Khmer OS Content"/>
          <w:position w:val="-14"/>
          <w:sz w:val="20"/>
          <w:szCs w:val="20"/>
          <w:lang w:val="ca-ES"/>
        </w:rPr>
        <w:object w:dxaOrig="560" w:dyaOrig="380">
          <v:shape id="_x0000_i1287" type="#_x0000_t75" style="width:27.75pt;height:20.25pt" o:ole="">
            <v:imagedata r:id="rId530" o:title=""/>
          </v:shape>
          <o:OLEObject Type="Embed" ProgID="Equation.3" ShapeID="_x0000_i1287" DrawAspect="Content" ObjectID="_1569608040" r:id="rId53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គេទទួលបានសូលុយស្យុង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060" w:dyaOrig="340">
          <v:shape id="_x0000_i1288" type="#_x0000_t75" style="width:51.75pt;height:17.25pt" o:ole="">
            <v:imagedata r:id="rId532" o:title=""/>
          </v:shape>
          <o:OLEObject Type="Embed" ProgID="Equation.3" ShapeID="_x0000_i1288" DrawAspect="Content" ObjectID="_1569608041" r:id="rId53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440" w:dyaOrig="320">
          <v:shape id="_x0000_i1289" type="#_x0000_t75" style="width:1in;height:15pt" o:ole="">
            <v:imagedata r:id="rId534" o:title=""/>
          </v:shape>
          <o:OLEObject Type="Embed" ProgID="Equation.3" ShapeID="_x0000_i1289" DrawAspect="Content" ObjectID="_1569608042" r:id="rId535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នៅសីតុណ្ហភាព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600" w:dyaOrig="320">
          <v:shape id="_x0000_i1290" type="#_x0000_t75" style="width:30pt;height:15pt" o:ole="">
            <v:imagedata r:id="rId536" o:title=""/>
          </v:shape>
          <o:OLEObject Type="Embed" ProgID="Equation.3" ShapeID="_x0000_i1290" DrawAspect="Content" ObjectID="_1569608043" r:id="rId537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គណនាតម្លៃ</w:t>
      </w:r>
      <w:r w:rsidR="00DD0D79" w:rsidRPr="00DD0D79">
        <w:rPr>
          <w:rFonts w:ascii="Khmer OS Content" w:hAnsi="Khmer OS Content" w:cs="Khmer OS Content"/>
          <w:position w:val="-14"/>
          <w:sz w:val="20"/>
          <w:szCs w:val="20"/>
          <w:lang w:val="ca-ES"/>
        </w:rPr>
        <w:object w:dxaOrig="520" w:dyaOrig="380">
          <v:shape id="_x0000_i1291" type="#_x0000_t75" style="width:27.75pt;height:20.25pt" o:ole="">
            <v:imagedata r:id="rId538" o:title=""/>
          </v:shape>
          <o:OLEObject Type="Embed" ProgID="Equation.3" ShapeID="_x0000_i1291" DrawAspect="Content" ObjectID="_1569608044" r:id="rId53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នៃប៉ូតាស្យូមអ៊ីដ្រុកស៊ីតដែលរលាយ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គេយក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39" w:dyaOrig="320">
          <v:shape id="_x0000_i1292" type="#_x0000_t75" style="width:32.25pt;height:15pt" o:ole="">
            <v:imagedata r:id="rId540" o:title=""/>
          </v:shape>
          <o:OLEObject Type="Embed" ProgID="Equation.3" ShapeID="_x0000_i1292" DrawAspect="Content" ObjectID="_1569608045" r:id="rId54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60" w:dyaOrig="340">
          <v:shape id="_x0000_i1293" type="#_x0000_t75" style="width:12.75pt;height:17.25pt" o:ole="">
            <v:imagedata r:id="rId542" o:title=""/>
          </v:shape>
          <o:OLEObject Type="Embed" ProgID="Equation.3" ShapeID="_x0000_i1293" DrawAspect="Content" ObjectID="_1569608046" r:id="rId54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ទៅលាយជាមួយ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294" type="#_x0000_t75" style="width:32.25pt;height:15pt" o:ole="">
            <v:imagedata r:id="rId544" o:title=""/>
          </v:shape>
          <o:OLEObject Type="Embed" ProgID="Equation.3" ShapeID="_x0000_i1294" DrawAspect="Content" ObjectID="_1569608047" r:id="rId545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295" type="#_x0000_t75" style="width:15pt;height:17.25pt" o:ole="">
            <v:imagedata r:id="rId546" o:title=""/>
          </v:shape>
          <o:OLEObject Type="Embed" ProgID="Equation.3" ShapeID="_x0000_i1295" DrawAspect="Content" ObjectID="_1569608048" r:id="rId54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អាស៊ីតស៊ុលផួរិច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40" w:dyaOrig="340">
          <v:shape id="_x0000_i1296" type="#_x0000_t75" style="width:47.25pt;height:17.25pt" o:ole="">
            <v:imagedata r:id="rId548" o:title=""/>
          </v:shape>
          <o:OLEObject Type="Embed" ProgID="Equation.3" ShapeID="_x0000_i1296" DrawAspect="Content" ObjectID="_1569608049" r:id="rId54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120" w:dyaOrig="320">
          <v:shape id="_x0000_i1297" type="#_x0000_t75" style="width:57pt;height:15pt" o:ole="">
            <v:imagedata r:id="rId550" o:title=""/>
          </v:shape>
          <o:OLEObject Type="Embed" ProgID="Equation.3" ShapeID="_x0000_i1297" DrawAspect="Content" ObjectID="_1569608050" r:id="rId55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គេទទួលបានសូលុយស្យុង</w:t>
      </w:r>
      <w:r>
        <w:rPr>
          <w:rFonts w:ascii="Khmer OS Content" w:hAnsi="Khmer OS Content" w:cs="Khmer OS Content"/>
          <w:sz w:val="20"/>
          <w:szCs w:val="20"/>
          <w:lang w:bidi="km-KH"/>
        </w:rPr>
        <w:t xml:space="preserve"> S</w:t>
      </w:r>
      <w:r>
        <w:rPr>
          <w:rFonts w:ascii="Khmer OS Content" w:hAnsi="Khmer OS Content" w:cs="Khmer OS Content"/>
          <w:sz w:val="20"/>
          <w:szCs w:val="20"/>
          <w:vertAlign w:val="subscript"/>
          <w:lang w:bidi="km-KH"/>
        </w:rPr>
        <w:t>3</w:t>
      </w:r>
      <w:r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។</w:t>
      </w:r>
      <w:r>
        <w:rPr>
          <w:rFonts w:ascii="Khmer OS Content" w:hAnsi="Khmer OS Content" w:cs="Khmer OS Content" w:hint="cs"/>
          <w:position w:val="-12"/>
          <w:sz w:val="20"/>
          <w:szCs w:val="20"/>
          <w:cs/>
          <w:lang w:val="ca-ES" w:bidi="km-KH"/>
        </w:rPr>
        <w:br/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១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គណនាម៉ាសអាស៊ីតស៊ុលផួរិចដែលយកមកប្រើ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  <w:t>២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298" type="#_x0000_t75" style="width:20.25pt;height:15pt" o:ole="">
            <v:imagedata r:id="rId552" o:title=""/>
          </v:shape>
          <o:OLEObject Type="Embed" ProgID="Equation.3" ShapeID="_x0000_i1298" DrawAspect="Content" ObjectID="_1569608051" r:id="rId55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279" w:dyaOrig="360">
          <v:shape id="_x0000_i1299" type="#_x0000_t75" style="width:15pt;height:17.25pt" o:ole="">
            <v:imagedata r:id="rId554" o:title=""/>
          </v:shape>
          <o:OLEObject Type="Embed" ProgID="Equation.3" ShapeID="_x0000_i1299" DrawAspect="Content" ObjectID="_1569608052" r:id="rId555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ដែលទទួលបាន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</w:t>
      </w:r>
    </w:p>
    <w:p w:rsidR="00DD0D79" w:rsidRPr="00DD0D79" w:rsidRDefault="004219B7" w:rsidP="00002F9D">
      <w:pPr>
        <w:spacing w:line="228" w:lineRule="auto"/>
        <w:ind w:left="720" w:hanging="720"/>
        <w:rPr>
          <w:rFonts w:ascii="Khmer OS Content" w:hAnsi="Khmer OS Content" w:cs="Khmer OS Content"/>
          <w:sz w:val="20"/>
          <w:szCs w:val="20"/>
          <w:lang w:val="ca-ES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lastRenderedPageBreak/>
        <w:t>២៧.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60" w:dyaOrig="340">
          <v:shape id="_x0000_i1300" type="#_x0000_t75" style="width:12.75pt;height:17.25pt" o:ole="">
            <v:imagedata r:id="rId556" o:title=""/>
          </v:shape>
          <o:OLEObject Type="Embed" ProgID="Equation.3" ShapeID="_x0000_i1300" DrawAspect="Content" ObjectID="_1569608053" r:id="rId55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នៃអាស៊ីតក្លរីឌ្រិច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260" w:dyaOrig="320">
          <v:shape id="_x0000_i1301" type="#_x0000_t75" style="width:62.25pt;height:15pt" o:ole="">
            <v:imagedata r:id="rId558" o:title=""/>
          </v:shape>
          <o:OLEObject Type="Embed" ProgID="Equation.3" ShapeID="_x0000_i1301" DrawAspect="Content" ObjectID="_1569608054" r:id="rId55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420" w:dyaOrig="320">
          <v:shape id="_x0000_i1302" type="#_x0000_t75" style="width:1in;height:15pt" o:ole="">
            <v:imagedata r:id="rId560" o:title=""/>
          </v:shape>
          <o:OLEObject Type="Embed" ProgID="Equation.3" ShapeID="_x0000_i1302" DrawAspect="Content" ObjectID="_1569608055" r:id="rId56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និងមាន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60" w:dyaOrig="320">
          <v:shape id="_x0000_i1303" type="#_x0000_t75" style="width:47.25pt;height:15pt" o:ole="">
            <v:imagedata r:id="rId562" o:title=""/>
          </v:shape>
          <o:OLEObject Type="Embed" ProgID="Equation.3" ShapeID="_x0000_i1303" DrawAspect="Content" ObjectID="_1569608056" r:id="rId563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បង្ហាញថាអាស៊ីតក្លរីឌ្រិចជាអាស៊ីតខ្លាំង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គណនាមាឌទឹកដែលត្រូវបន្ថែមទៅលើ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304" type="#_x0000_t75" style="width:32.25pt;height:15pt" o:ole="">
            <v:imagedata r:id="rId564" o:title=""/>
          </v:shape>
          <o:OLEObject Type="Embed" ProgID="Equation.3" ShapeID="_x0000_i1304" DrawAspect="Content" ObjectID="_1569608057" r:id="rId565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នៃសូ,អាស៊ីតក្លរីឌ្រិចខាងលើដើម្បីទទួលបានសូ,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305" type="#_x0000_t75" style="width:15pt;height:17.25pt" o:ole="">
            <v:imagedata r:id="rId566" o:title=""/>
          </v:shape>
          <o:OLEObject Type="Embed" ProgID="Equation.3" ShapeID="_x0000_i1305" DrawAspect="Content" ObjectID="_1569608058" r:id="rId56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ថ្មីដែលមាន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80" w:dyaOrig="320">
          <v:shape id="_x0000_i1306" type="#_x0000_t75" style="width:49.5pt;height:15pt" o:ole="">
            <v:imagedata r:id="rId568" o:title=""/>
          </v:shape>
          <o:OLEObject Type="Embed" ProgID="Equation.3" ShapeID="_x0000_i1306" DrawAspect="Content" ObjectID="_1569608059" r:id="rId569"/>
        </w:object>
      </w:r>
      <w:r w:rsidR="00002F9D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              គ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គេបន្ថែម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39" w:dyaOrig="320">
          <v:shape id="_x0000_i1307" type="#_x0000_t75" style="width:32.25pt;height:15pt" o:ole="">
            <v:imagedata r:id="rId570" o:title=""/>
          </v:shape>
          <o:OLEObject Type="Embed" ProgID="Equation.3" ShapeID="_x0000_i1307" DrawAspect="Content" ObjectID="_1569608060" r:id="rId57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នៃសូលុយស្យុងកាល់ស្យូមអ៊ីដ្រុកស៊ីតដែលមានកំហាប់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560" w:dyaOrig="360">
          <v:shape id="_x0000_i1308" type="#_x0000_t75" style="width:77.25pt;height:17.25pt" o:ole="">
            <v:imagedata r:id="rId572" o:title=""/>
          </v:shape>
          <o:OLEObject Type="Embed" ProgID="Equation.3" ShapeID="_x0000_i1308" DrawAspect="Content" ObjectID="_1569608061" r:id="rId57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ក្នុងសូលុយស្យុង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309" type="#_x0000_t75" style="width:15pt;height:17.25pt" o:ole="">
            <v:imagedata r:id="rId574" o:title=""/>
          </v:shape>
          <o:OLEObject Type="Embed" ProgID="Equation.3" ShapeID="_x0000_i1309" DrawAspect="Content" ObjectID="_1569608062" r:id="rId575"/>
        </w:object>
      </w:r>
      <w:r w:rsidR="00002F9D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002F9D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  <w:t xml:space="preserve">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១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សរសេរសមីការតាងប្រតិកម្ម</w:t>
      </w:r>
      <w:r w:rsidR="00002F9D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      </w:t>
      </w:r>
      <w:r w:rsidR="00002F9D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  <w:t xml:space="preserve">   ២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310" type="#_x0000_t75" style="width:20.25pt;height:15pt" o:ole="">
            <v:imagedata r:id="rId576" o:title=""/>
          </v:shape>
          <o:OLEObject Type="Embed" ProgID="Equation.3" ShapeID="_x0000_i1310" DrawAspect="Content" ObjectID="_1569608063" r:id="rId57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279" w:dyaOrig="360">
          <v:shape id="_x0000_i1311" type="#_x0000_t75" style="width:15pt;height:17.25pt" o:ole="">
            <v:imagedata r:id="rId578" o:title=""/>
          </v:shape>
          <o:OLEObject Type="Embed" ProgID="Equation.3" ShapeID="_x0000_i1311" DrawAspect="Content" ObjectID="_1569608064" r:id="rId57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ដែលទទួលបាន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DD0D79" w:rsidRPr="00DD0D79" w:rsidRDefault="00DD3C5B" w:rsidP="00DD0D79">
      <w:pPr>
        <w:spacing w:line="228" w:lineRule="auto"/>
        <w:rPr>
          <w:rFonts w:ascii="Khmer OS Content" w:hAnsi="Khmer OS Content" w:cs="Khmer OS Content"/>
          <w:sz w:val="20"/>
          <w:szCs w:val="20"/>
          <w:lang w:val="ca-ES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២៨.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សូលុយស្យុងទីផ្សារនៃអាស៊ីតក្លរីឌ្រិច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312" type="#_x0000_t75" style="width:32.25pt;height:15pt" o:ole="">
            <v:imagedata r:id="rId580" o:title=""/>
          </v:shape>
          <o:OLEObject Type="Embed" ProgID="Equation.3" ShapeID="_x0000_i1312" DrawAspect="Content" ObjectID="_1569608065" r:id="rId58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មួយមានភាគរយជាម៉ាស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520" w:dyaOrig="279">
          <v:shape id="_x0000_i1313" type="#_x0000_t75" style="width:27.75pt;height:15pt" o:ole="">
            <v:imagedata r:id="rId582" o:title=""/>
          </v:shape>
          <o:OLEObject Type="Embed" ProgID="Equation.3" ShapeID="_x0000_i1313" DrawAspect="Content" ObjectID="_1569608066" r:id="rId58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និងមានដង់ស៊ីតេ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859" w:dyaOrig="320">
          <v:shape id="_x0000_i1314" type="#_x0000_t75" style="width:42pt;height:15pt" o:ole="">
            <v:imagedata r:id="rId584" o:title=""/>
          </v:shape>
          <o:OLEObject Type="Embed" ProgID="Equation.3" ShapeID="_x0000_i1314" DrawAspect="Content" ObjectID="_1569608067" r:id="rId585"/>
        </w:object>
      </w:r>
      <w:r>
        <w:rPr>
          <w:rFonts w:ascii="Khmer OS Content" w:hAnsi="Khmer OS Content" w:cs="Khmer OS Content" w:hint="cs"/>
          <w:position w:val="-10"/>
          <w:sz w:val="20"/>
          <w:szCs w:val="20"/>
          <w:cs/>
          <w:lang w:val="ca-ES"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សូលុយស្យុងនេះទទួលបានដោយការលាយចូលទឹក នៃឧស្ម័នអ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៊ីដ្រូសែនក្លរួដែលជាអាស៊ីតខ្លាំង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</w:p>
    <w:p w:rsidR="00DD0D79" w:rsidRPr="00DD0D79" w:rsidRDefault="00DD3C5B" w:rsidP="00DD3C5B">
      <w:pPr>
        <w:spacing w:line="192" w:lineRule="auto"/>
        <w:ind w:left="720"/>
        <w:rPr>
          <w:rFonts w:ascii="Khmer OS Content" w:hAnsi="Khmer OS Content" w:cs="Khmer OS Content"/>
          <w:sz w:val="20"/>
          <w:szCs w:val="20"/>
          <w:lang w:val="ca-ES"/>
        </w:rPr>
      </w:pP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ក.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ចូរបង្ហាញពីទង្វើសូលុយស្យុងអាស៊ីតក្លរីឌ្រិចកំហាប់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560" w:dyaOrig="360">
          <v:shape id="_x0000_i1315" type="#_x0000_t75" style="width:77.25pt;height:17.25pt" o:ole="">
            <v:imagedata r:id="rId586" o:title=""/>
          </v:shape>
          <o:OLEObject Type="Embed" ProgID="Equation.3" ShapeID="_x0000_i1315" DrawAspect="Content" ObjectID="_1569608068" r:id="rId58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ចំនួន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60" w:dyaOrig="320">
          <v:shape id="_x0000_i1316" type="#_x0000_t75" style="width:36.75pt;height:15pt" o:ole="">
            <v:imagedata r:id="rId588" o:title=""/>
          </v:shape>
          <o:OLEObject Type="Embed" ProgID="Equation.3" ShapeID="_x0000_i1316" DrawAspect="Content" ObjectID="_1569608069" r:id="rId589"/>
        </w:objec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ចេញពីសូលុយស្យុងទីផ្សារ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ខ.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គណនាមាឌសូលុយស្យុងអាស៊ីតកំហាប់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560" w:dyaOrig="360">
          <v:shape id="_x0000_i1317" type="#_x0000_t75" style="width:77.25pt;height:17.25pt" o:ole="">
            <v:imagedata r:id="rId586" o:title=""/>
          </v:shape>
          <o:OLEObject Type="Embed" ProgID="Equation.3" ShapeID="_x0000_i1317" DrawAspect="Content" ObjectID="_1569608070" r:id="rId59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ដែលបន្តក់ចូលទៅក្នុង សូលុយស្យុងស៊ូត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318" type="#_x0000_t75" style="width:32.25pt;height:15pt" o:ole="">
            <v:imagedata r:id="rId591" o:title=""/>
          </v:shape>
          <o:OLEObject Type="Embed" ProgID="Equation.3" ShapeID="_x0000_i1318" DrawAspect="Content" ObjectID="_1569608071" r:id="rId59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420" w:dyaOrig="320">
          <v:shape id="_x0000_i1319" type="#_x0000_t75" style="width:1in;height:15pt" o:ole="">
            <v:imagedata r:id="rId593" o:title=""/>
          </v:shape>
          <o:OLEObject Type="Embed" ProgID="Equation.3" ShapeID="_x0000_i1319" DrawAspect="Content" ObjectID="_1569608072" r:id="rId59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ដើម្បីទទួលបានសូ,មួយមាន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00" w:dyaOrig="320">
          <v:shape id="_x0000_i1320" type="#_x0000_t75" style="width:44.25pt;height:15pt" o:ole="">
            <v:imagedata r:id="rId595" o:title=""/>
          </v:shape>
          <o:OLEObject Type="Embed" ProgID="Equation.3" ShapeID="_x0000_i1320" DrawAspect="Content" ObjectID="_1569608073" r:id="rId596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</w:p>
    <w:p w:rsidR="00DD0D79" w:rsidRPr="00DD0D79" w:rsidRDefault="00DD3C5B" w:rsidP="00DD3C5B">
      <w:pPr>
        <w:spacing w:line="228" w:lineRule="auto"/>
        <w:ind w:left="720" w:hanging="720"/>
        <w:rPr>
          <w:rFonts w:ascii="Khmer OS Content" w:hAnsi="Khmer OS Content" w:cs="Khmer OS Content"/>
          <w:sz w:val="20"/>
          <w:szCs w:val="20"/>
          <w:lang w:val="ca-ES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២៩.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គេរំលាយឧស្ម័នអ៊ីដ្រូសែនក្លរួក្នុងទឹកសុទ្ធគេទទួលបានសូលុយស្យុង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020" w:dyaOrig="340">
          <v:shape id="_x0000_i1321" type="#_x0000_t75" style="width:51.75pt;height:17.25pt" o:ole="">
            <v:imagedata r:id="rId597" o:title=""/>
          </v:shape>
          <o:OLEObject Type="Embed" ProgID="Equation.3" ShapeID="_x0000_i1321" DrawAspect="Content" ObjectID="_1569608074" r:id="rId59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40" w:dyaOrig="320">
          <v:shape id="_x0000_i1322" type="#_x0000_t75" style="width:47.25pt;height:15pt" o:ole="">
            <v:imagedata r:id="rId599" o:title=""/>
          </v:shape>
          <o:OLEObject Type="Embed" ProgID="Equation.3" ShapeID="_x0000_i1322" DrawAspect="Content" ObjectID="_1569608075" r:id="rId600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១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សរសេរសមីការតាងប្រតិកម្មរវាងឧស្ម័ននេះជាមួយទឹក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២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គណនាមាឌឧស្ម័នអ៊ីដ្រូសែនក្លរួដែលយកមកប្រើ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DD0D79" w:rsidRPr="00DD0D79" w:rsidRDefault="00DD0D79" w:rsidP="00DD3C5B">
      <w:pPr>
        <w:spacing w:line="228" w:lineRule="auto"/>
        <w:ind w:left="720"/>
        <w:rPr>
          <w:rFonts w:ascii="Khmer OS Content" w:hAnsi="Khmer OS Content" w:cs="Khmer OS Content"/>
          <w:sz w:val="20"/>
          <w:szCs w:val="20"/>
          <w:lang w:val="ca-ES"/>
        </w:rPr>
      </w:pP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៣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គេយកសូលុយស្យុង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60" w:dyaOrig="340">
          <v:shape id="_x0000_i1323" type="#_x0000_t75" style="width:12.75pt;height:17.25pt" o:ole="">
            <v:imagedata r:id="rId601" o:title=""/>
          </v:shape>
          <o:OLEObject Type="Embed" ProgID="Equation.3" ShapeID="_x0000_i1323" DrawAspect="Content" ObjectID="_1569608076" r:id="rId602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ចំនួន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20" w:dyaOrig="320">
          <v:shape id="_x0000_i1324" type="#_x0000_t75" style="width:30pt;height:15pt" o:ole="">
            <v:imagedata r:id="rId603" o:title=""/>
          </v:shape>
          <o:OLEObject Type="Embed" ProgID="Equation.3" ShapeID="_x0000_i1324" DrawAspect="Content" ObjectID="_1569608077" r:id="rId604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មកបន្ថែមទឹកសុទ្ធគេទទួលបាន សូ,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325" type="#_x0000_t75" style="width:15pt;height:17.25pt" o:ole="">
            <v:imagedata r:id="rId605" o:title=""/>
          </v:shape>
          <o:OLEObject Type="Embed" ProgID="Equation.3" ShapeID="_x0000_i1325" DrawAspect="Content" ObjectID="_1569608078" r:id="rId606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 មាន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80" w:dyaOrig="320">
          <v:shape id="_x0000_i1326" type="#_x0000_t75" style="width:49.5pt;height:15pt" o:ole="">
            <v:imagedata r:id="rId607" o:title=""/>
          </v:shape>
          <o:OLEObject Type="Embed" ProgID="Equation.3" ShapeID="_x0000_i1326" DrawAspect="Content" ObjectID="_1569608079" r:id="rId608"/>
        </w:object>
      </w:r>
      <w:r w:rsidR="00DD3C5B">
        <w:rPr>
          <w:rFonts w:ascii="Khmer OS Content" w:hAnsi="Khmer OS Content" w:cs="Khmer OS Content" w:hint="cs"/>
          <w:position w:val="-10"/>
          <w:sz w:val="20"/>
          <w:szCs w:val="20"/>
          <w:cs/>
          <w:lang w:val="ca-ES" w:bidi="km-KH"/>
        </w:rPr>
        <w:tab/>
      </w:r>
      <w:r w:rsidR="00DD3C5B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។​  </w:t>
      </w:r>
      <w:r w:rsidR="00DD3C5B"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 w:rsidR="00DD3C5B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   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គណនាមាឌទឹកដែលត្រូវថែម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DD3C5B" w:rsidRDefault="00DD0D79" w:rsidP="00DD3C5B">
      <w:pPr>
        <w:spacing w:line="228" w:lineRule="auto"/>
        <w:ind w:left="720"/>
        <w:rPr>
          <w:rFonts w:ascii="Khmer OS Content" w:hAnsi="Khmer OS Content" w:cs="Khmer OS Content"/>
          <w:sz w:val="20"/>
          <w:szCs w:val="20"/>
          <w:lang w:val="ca-ES" w:bidi="km-KH"/>
        </w:rPr>
      </w:pP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៤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គេយកសូលុយស្យុង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327" type="#_x0000_t75" style="width:15pt;height:17.25pt" o:ole="">
            <v:imagedata r:id="rId609" o:title=""/>
          </v:shape>
          <o:OLEObject Type="Embed" ProgID="Equation.3" ShapeID="_x0000_i1327" DrawAspect="Content" ObjectID="_1569608080" r:id="rId610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ដែលទទួលបានចំនួន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328" type="#_x0000_t75" style="width:32.25pt;height:15pt" o:ole="">
            <v:imagedata r:id="rId611" o:title=""/>
          </v:shape>
          <o:OLEObject Type="Embed" ProgID="Equation.3" ShapeID="_x0000_i1328" DrawAspect="Content" ObjectID="_1569608081" r:id="rId612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លាយជាមួយសូលុយ ស្យុងកាល់ស្យូមអ៊ីដ្រុកស៊ីតដែលមានមាឌ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20" w:dyaOrig="320">
          <v:shape id="_x0000_i1329" type="#_x0000_t75" style="width:30pt;height:15pt" o:ole="">
            <v:imagedata r:id="rId613" o:title=""/>
          </v:shape>
          <o:OLEObject Type="Embed" ProgID="Equation.3" ShapeID="_x0000_i1329" DrawAspect="Content" ObjectID="_1569608082" r:id="rId614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កំហាប់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980" w:dyaOrig="360">
          <v:shape id="_x0000_i1330" type="#_x0000_t75" style="width:99.75pt;height:17.25pt" o:ole="">
            <v:imagedata r:id="rId615" o:title=""/>
          </v:shape>
          <o:OLEObject Type="Embed" ProgID="Equation.3" ShapeID="_x0000_i1330" DrawAspect="Content" ObjectID="_1569608083" r:id="rId616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៕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ab/>
      </w:r>
      <w:r w:rsidR="00DD3C5B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  <w:t xml:space="preserve">    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សរសេរសមីការតាងប្រតិកម្មដែលកើតមានឡើង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                                           </w:t>
      </w:r>
      <w:r w:rsidR="00DD3C5B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  <w:t xml:space="preserve">    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331" type="#_x0000_t75" style="width:20.25pt;height:15pt" o:ole="">
            <v:imagedata r:id="rId617" o:title=""/>
          </v:shape>
          <o:OLEObject Type="Embed" ProgID="Equation.3" ShapeID="_x0000_i1331" DrawAspect="Content" ObjectID="_1569608084" r:id="rId618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នៃសូលុយស្យុងដែលទទួលបាន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                                                  </w:t>
      </w:r>
      <w:r w:rsidR="00DD3C5B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  <w:t xml:space="preserve">    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កំហាប់ប្រភេទគីមីដែលមានក្នុងសូលុយស្យុងក្រោយប្រតិកម្ម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                        </w:t>
      </w:r>
    </w:p>
    <w:p w:rsidR="00CB42B3" w:rsidRDefault="00CB42B3" w:rsidP="00CB42B3">
      <w:pPr>
        <w:spacing w:line="228" w:lineRule="auto"/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៣០.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គេមានសូលុយស្យុងសូដ្យូមអេតាណូឡាត</w:t>
      </w:r>
      <w:r w:rsidR="00DD0D79"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1760" w:dyaOrig="380">
          <v:shape id="_x0000_i1332" type="#_x0000_t75" style="width:87pt;height:20.25pt" o:ole="">
            <v:imagedata r:id="rId619" o:title=""/>
          </v:shape>
          <o:OLEObject Type="Embed" ProgID="Equation.3" ShapeID="_x0000_i1332" DrawAspect="Content" ObjectID="_1569608085" r:id="rId62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620" w:dyaOrig="360">
          <v:shape id="_x0000_i1333" type="#_x0000_t75" style="width:81.75pt;height:17.25pt" o:ole="">
            <v:imagedata r:id="rId621" o:title=""/>
          </v:shape>
          <o:OLEObject Type="Embed" ProgID="Equation.3" ShapeID="_x0000_i1333" DrawAspect="Content" ObjectID="_1569608086" r:id="rId62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និងមាន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040" w:dyaOrig="320">
          <v:shape id="_x0000_i1334" type="#_x0000_t75" style="width:51.75pt;height:15pt" o:ole="">
            <v:imagedata r:id="rId623" o:title=""/>
          </v:shape>
          <o:OLEObject Type="Embed" ProgID="Equation.3" ShapeID="_x0000_i1334" DrawAspect="Content" ObjectID="_1569608087" r:id="rId624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១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ចូរបង្ហាញថាអ៊ីយ៉ុងអេតាណូឡាតជាបាសខ្លាំង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២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ចូរសរសេរសមីការតាងប្រតិក​ម្មរវាងអ៊ីយ៉ុងអេតាណូឡាតជាមួយទឹក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៣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គេយក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600" w:dyaOrig="279">
          <v:shape id="_x0000_i1335" type="#_x0000_t75" style="width:30pt;height:15pt" o:ole="">
            <v:imagedata r:id="rId625" o:title=""/>
          </v:shape>
          <o:OLEObject Type="Embed" ProgID="Equation.3" ShapeID="_x0000_i1335" DrawAspect="Content" ObjectID="_1569608088" r:id="rId62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នៃសូលុយស្យុងនេះមកបន្ថែមទឹកសុទ្ធ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39" w:dyaOrig="320">
          <v:shape id="_x0000_i1336" type="#_x0000_t75" style="width:32.25pt;height:15pt" o:ole="">
            <v:imagedata r:id="rId627" o:title=""/>
          </v:shape>
          <o:OLEObject Type="Embed" ProgID="Equation.3" ShapeID="_x0000_i1336" DrawAspect="Content" ObjectID="_1569608089" r:id="rId628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337" type="#_x0000_t75" style="width:20.25pt;height:15pt" o:ole="">
            <v:imagedata r:id="rId629" o:title=""/>
          </v:shape>
          <o:OLEObject Type="Embed" ProgID="Equation.3" ShapeID="_x0000_i1337" DrawAspect="Content" ObjectID="_1569608090" r:id="rId63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នៃសូលុយស្យុងថ្មី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៤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គេបន្ថែម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540" w:dyaOrig="320">
          <v:shape id="_x0000_i1338" type="#_x0000_t75" style="width:27.75pt;height:15pt" o:ole="">
            <v:imagedata r:id="rId631" o:title=""/>
          </v:shape>
          <o:OLEObject Type="Embed" ProgID="Equation.3" ShapeID="_x0000_i1338" DrawAspect="Content" ObjectID="_1569608091" r:id="rId63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នៃសូលុយស្យុងអាស៊ីតក្លរីឌ្រិច</w:t>
      </w:r>
      <w:r w:rsidR="00DD0D79"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1440" w:dyaOrig="380">
          <v:shape id="_x0000_i1339" type="#_x0000_t75" style="width:1in;height:20.25pt" o:ole="">
            <v:imagedata r:id="rId633" o:title=""/>
          </v:shape>
          <o:OLEObject Type="Embed" ProgID="Equation.3" ShapeID="_x0000_i1339" DrawAspect="Content" ObjectID="_1569608092" r:id="rId63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420" w:dyaOrig="320">
          <v:shape id="_x0000_i1340" type="#_x0000_t75" style="width:1in;height:15pt" o:ole="">
            <v:imagedata r:id="rId635" o:title=""/>
          </v:shape>
          <o:OLEObject Type="Embed" ProgID="Equation.3" ShapeID="_x0000_i1340" DrawAspect="Content" ObjectID="_1569608093" r:id="rId63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ទៅលើសូលុយស្យុងដែលទទួលបានក្នុងសំនួរទី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80" w:dyaOrig="279">
          <v:shape id="_x0000_i1341" type="#_x0000_t75" style="width:9.75pt;height:15pt" o:ole="">
            <v:imagedata r:id="rId637" o:title=""/>
          </v:shape>
          <o:OLEObject Type="Embed" ProgID="Equation.3" ShapeID="_x0000_i1341" DrawAspect="Content" ObjectID="_1569608094" r:id="rId638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។​ 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ចូរសរសេរសមីការតុល្យការនៃប្រតិកម្មនេះ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 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  <w:t xml:space="preserve">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342" type="#_x0000_t75" style="width:20.25pt;height:15pt" o:ole="">
            <v:imagedata r:id="rId639" o:title=""/>
          </v:shape>
          <o:OLEObject Type="Embed" ProgID="Equation.3" ShapeID="_x0000_i1342" DrawAspect="Content" ObjectID="_1569608095" r:id="rId64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នៃសូលុយស្យុងក្រោយប្រតិកម្ម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                                                       </w:t>
      </w:r>
    </w:p>
    <w:p w:rsidR="00DD0D79" w:rsidRPr="00DD0D79" w:rsidRDefault="0049335A" w:rsidP="0049335A">
      <w:pPr>
        <w:spacing w:line="228" w:lineRule="auto"/>
        <w:ind w:left="720" w:hanging="720"/>
        <w:rPr>
          <w:rFonts w:ascii="Khmer OS Content" w:hAnsi="Khmer OS Content" w:cs="Khmer OS Content"/>
          <w:sz w:val="20"/>
          <w:szCs w:val="20"/>
          <w:lang w:val="ca-ES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៣២.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គេធ្វើអត្រា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600" w:dyaOrig="279">
          <v:shape id="_x0000_i1343" type="#_x0000_t75" style="width:30pt;height:15pt" o:ole="">
            <v:imagedata r:id="rId625" o:title=""/>
          </v:shape>
          <o:OLEObject Type="Embed" ProgID="Equation.3" ShapeID="_x0000_i1343" DrawAspect="Content" ObjectID="_1569608096" r:id="rId64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នៃសូលុយស្យុងកាល់ស្យូមអ៊ីដ្រុកស៊ីតដែលមានកំហាប់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420" w:dyaOrig="320">
          <v:shape id="_x0000_i1344" type="#_x0000_t75" style="width:62.25pt;height:15pt" o:ole="">
            <v:imagedata r:id="rId642" o:title=""/>
          </v:shape>
          <o:OLEObject Type="Embed" ProgID="Equation.3" ShapeID="_x0000_i1344" DrawAspect="Content" ObjectID="_1569608097" r:id="rId64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ដោយសូលុយស្យុងអាស៊ីតក្លរីឌ្រិច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</w:rPr>
        <w:object w:dxaOrig="660" w:dyaOrig="320">
          <v:shape id="_x0000_i1345" type="#_x0000_t75" style="width:32.25pt;height:15pt" o:ole="">
            <v:imagedata r:id="rId644" o:title=""/>
          </v:shape>
          <o:OLEObject Type="Embed" ProgID="Equation.3" ShapeID="_x0000_i1345" DrawAspect="Content" ObjectID="_1569608098" r:id="rId645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660" w:dyaOrig="360">
          <v:shape id="_x0000_i1346" type="#_x0000_t75" style="width:84.75pt;height:17.25pt" o:ole="">
            <v:imagedata r:id="rId646" o:title=""/>
          </v:shape>
          <o:OLEObject Type="Embed" ProgID="Equation.3" ShapeID="_x0000_i1346" DrawAspect="Content" ObjectID="_1569608099" r:id="rId64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រហូតដល់ចំនុចសមមូលអាស៊ីត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បាស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                                                                 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ចូរសរសេរសមីការតាងប្រតិកម្មដែលកើតមាមនឡើង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DD0D79" w:rsidRPr="00DD0D79" w:rsidRDefault="00DD0D79" w:rsidP="0049335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គណនាមាឌនៃសូ,អាស៊ីតក្លរីឌ្រិចដែលបានប្រើរួចទាញរកកំហាប់ប្រភេទគីមី ដែលមានក្នុងសូលុយស្យុងទទួលបាន</w:t>
      </w:r>
    </w:p>
    <w:p w:rsidR="0049335A" w:rsidRDefault="00DD0D79" w:rsidP="0049335A">
      <w:pPr>
        <w:ind w:left="720"/>
        <w:rPr>
          <w:rFonts w:ascii="Khmer OS Content" w:hAnsi="Khmer OS Content" w:cs="Khmer OS Content"/>
          <w:sz w:val="20"/>
          <w:szCs w:val="20"/>
          <w:lang w:val="ca-ES" w:bidi="km-KH"/>
        </w:rPr>
      </w:pP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បើគេយក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347" type="#_x0000_t75" style="width:32.25pt;height:15pt" o:ole="">
            <v:imagedata r:id="rId648" o:title=""/>
          </v:shape>
          <o:OLEObject Type="Embed" ProgID="Equation.3" ShapeID="_x0000_i1347" DrawAspect="Content" ObjectID="_1569608100" r:id="rId649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Pr="00DD0D79">
        <w:rPr>
          <w:rFonts w:ascii="Khmer OS Content" w:hAnsi="Khmer OS Content" w:cs="Khmer OS Content"/>
          <w:sz w:val="20"/>
          <w:szCs w:val="20"/>
          <w:lang w:bidi="km-KH"/>
        </w:rPr>
        <w:t>.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បាសខាងលើទៅលាយជាមួយ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39" w:dyaOrig="320">
          <v:shape id="_x0000_i1348" type="#_x0000_t75" style="width:32.25pt;height:15pt" o:ole="">
            <v:imagedata r:id="rId650" o:title=""/>
          </v:shape>
          <o:OLEObject Type="Embed" ProgID="Equation.3" ShapeID="_x0000_i1348" DrawAspect="Content" ObjectID="_1569608101" r:id="rId651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អាស៊ីត</w:t>
      </w:r>
      <w:r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49335A">
        <w:rPr>
          <w:rFonts w:ascii="Khmer OS Content" w:hAnsi="Khmer OS Content" w:cs="Khmer OS Content"/>
          <w:sz w:val="20"/>
          <w:szCs w:val="20"/>
          <w:cs/>
          <w:lang w:val="ca-ES" w:bidi="km-KH"/>
        </w:rPr>
        <w:t>ខាងលើ</w:t>
      </w:r>
      <w:r w:rsidR="0049335A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។ 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តើក្រោយប្រតិកម្មចប់គេទទួលបានសូលុយស្យុងអ្វី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349" type="#_x0000_t75" style="width:20.25pt;height:15pt" o:ole="">
            <v:imagedata r:id="rId652" o:title=""/>
          </v:shape>
          <o:OLEObject Type="Embed" ProgID="Equation.3" ShapeID="_x0000_i1349" DrawAspect="Content" ObjectID="_1569608102" r:id="rId653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នៃសូលុយស្យុងដែលទទួលបាន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49335A" w:rsidRDefault="0049335A" w:rsidP="0049335A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៣២.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គណនាតម្លៃ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350" type="#_x0000_t75" style="width:20.25pt;height:15pt" o:ole="">
            <v:imagedata r:id="rId654" o:title=""/>
          </v:shape>
          <o:OLEObject Type="Embed" ProgID="Equation.3" ShapeID="_x0000_i1350" DrawAspect="Content" ObjectID="_1569608103" r:id="rId655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នៅសីតុណ្ហភាព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600" w:dyaOrig="320">
          <v:shape id="_x0000_i1351" type="#_x0000_t75" style="width:30pt;height:15pt" o:ole="">
            <v:imagedata r:id="rId656" o:title=""/>
          </v:shape>
          <o:OLEObject Type="Embed" ProgID="Equation.3" ShapeID="_x0000_i1351" DrawAspect="Content" ObjectID="_1569608104" r:id="rId65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របស់សូលុយស្យុងដូចតទៅៈ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499" w:dyaOrig="279">
          <v:shape id="_x0000_i1352" type="#_x0000_t75" style="width:24.75pt;height:15pt" o:ole="">
            <v:imagedata r:id="rId658" o:title=""/>
          </v:shape>
          <o:OLEObject Type="Embed" ProgID="Equation.3" ShapeID="_x0000_i1352" DrawAspect="Content" ObjectID="_1569608105" r:id="rId65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140" w:dyaOrig="360">
          <v:shape id="_x0000_i1353" type="#_x0000_t75" style="width:57pt;height:17.25pt" o:ole="">
            <v:imagedata r:id="rId660" o:title=""/>
          </v:shape>
          <o:OLEObject Type="Embed" ProgID="Equation.3" ShapeID="_x0000_i1353" DrawAspect="Content" ObjectID="_1569608106" r:id="rId661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620" w:dyaOrig="279">
          <v:shape id="_x0000_i1354" type="#_x0000_t75" style="width:30pt;height:15pt" o:ole="">
            <v:imagedata r:id="rId662" o:title=""/>
          </v:shape>
          <o:OLEObject Type="Embed" ProgID="Equation.3" ShapeID="_x0000_i1354" DrawAspect="Content" ObjectID="_1569608107" r:id="rId663"/>
        </w:objec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140" w:dyaOrig="360">
          <v:shape id="_x0000_i1355" type="#_x0000_t75" style="width:57pt;height:17.25pt" o:ole="">
            <v:imagedata r:id="rId664" o:title=""/>
          </v:shape>
          <o:OLEObject Type="Embed" ProgID="Equation.3" ShapeID="_x0000_i1355" DrawAspect="Content" ObjectID="_1569608108" r:id="rId665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</w:t>
      </w:r>
    </w:p>
    <w:p w:rsidR="0049335A" w:rsidRPr="00DD0D79" w:rsidRDefault="0049335A" w:rsidP="0049335A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៣៣.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ទឹកកំបោរថ្លាជាសូលុយស្យុងឆ្អែតនៃកាល់ស្យូមអ៊ីដ្រុកស៊ីត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180" w:dyaOrig="340">
          <v:shape id="_x0000_i1356" type="#_x0000_t75" style="width:59.25pt;height:17.25pt" o:ole="">
            <v:imagedata r:id="rId666" o:title=""/>
          </v:shape>
          <o:OLEObject Type="Embed" ProgID="Equation.3" ShapeID="_x0000_i1356" DrawAspect="Content" ObjectID="_1569608109" r:id="rId66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ចាត់ទុកជាឌីបាសខ្លាំង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                                                                                 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១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គណនាម៉ាសកាល់ស្យូមអ៊ីដ្រុកស៊ីតដែលត្រូវប្រើដើម្បីទង្វើសូ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ខាងលើនេះ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ចំនួន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99" w:dyaOrig="320">
          <v:shape id="_x0000_i1357" type="#_x0000_t75" style="width:24.75pt;height:15pt" o:ole="">
            <v:imagedata r:id="rId668" o:title=""/>
          </v:shape>
          <o:OLEObject Type="Embed" ProgID="Equation.3" ShapeID="_x0000_i1357" DrawAspect="Content" ObjectID="_1569608110" r:id="rId66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060" w:dyaOrig="320">
          <v:shape id="_x0000_i1358" type="#_x0000_t75" style="width:51.75pt;height:15pt" o:ole="">
            <v:imagedata r:id="rId670" o:title=""/>
          </v:shape>
          <o:OLEObject Type="Embed" ProgID="Equation.3" ShapeID="_x0000_i1358" DrawAspect="Content" ObjectID="_1569608111" r:id="rId671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                                                         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២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គេបន្ថែម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359" type="#_x0000_t75" style="width:32.25pt;height:15pt" o:ole="">
            <v:imagedata r:id="rId672" o:title=""/>
          </v:shape>
          <o:OLEObject Type="Embed" ProgID="Equation.3" ShapeID="_x0000_i1359" DrawAspect="Content" ObjectID="_1569608112" r:id="rId67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នៃសូលុយស្យុងអាស៊ីតក្លរីឌ្រិច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360" type="#_x0000_t75" style="width:32.25pt;height:15pt" o:ole="">
            <v:imagedata r:id="rId674" o:title=""/>
          </v:shape>
          <o:OLEObject Type="Embed" ProgID="Equation.3" ShapeID="_x0000_i1360" DrawAspect="Content" ObjectID="_1569608113" r:id="rId675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800" w:dyaOrig="320">
          <v:shape id="_x0000_i1361" type="#_x0000_t75" style="width:39.75pt;height:15pt" o:ole="">
            <v:imagedata r:id="rId676" o:title=""/>
          </v:shape>
          <o:OLEObject Type="Embed" ProgID="Equation.3" ShapeID="_x0000_i1361" DrawAspect="Content" ObjectID="_1569608114" r:id="rId67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ទៅក្នុង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362" type="#_x0000_t75" style="width:32.25pt;height:15pt" o:ole="">
            <v:imagedata r:id="rId678" o:title=""/>
          </v:shape>
          <o:OLEObject Type="Embed" ProgID="Equation.3" ShapeID="_x0000_i1362" DrawAspect="Content" ObjectID="_1569608115" r:id="rId67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នៃសូលុយស្យុងខាងលើតើសមមូលអាស៊ីត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បាសកើតមានឬទេ</w:t>
      </w:r>
      <w:r>
        <w:rPr>
          <w:rFonts w:ascii="Khmer OS Content" w:hAnsi="Khmer OS Content" w:cs="Khmer OS Content"/>
          <w:sz w:val="20"/>
          <w:szCs w:val="20"/>
          <w:lang w:val="ca-ES"/>
        </w:rPr>
        <w:t xml:space="preserve">?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363" type="#_x0000_t75" style="width:20.25pt;height:15pt" o:ole="">
            <v:imagedata r:id="rId680" o:title=""/>
          </v:shape>
          <o:OLEObject Type="Embed" ProgID="Equation.3" ShapeID="_x0000_i1363" DrawAspect="Content" ObjectID="_1569608116" r:id="rId68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នៃល្បាយពេលមានលំនឹង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49335A" w:rsidRDefault="0049335A" w:rsidP="0049335A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lastRenderedPageBreak/>
        <w:t>៣៤.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គណនាមាឌ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364" type="#_x0000_t75" style="width:15pt;height:17.25pt" o:ole="">
            <v:imagedata r:id="rId682" o:title=""/>
          </v:shape>
          <o:OLEObject Type="Embed" ProgID="Equation.3" ShapeID="_x0000_i1364" DrawAspect="Content" ObjectID="_1569608117" r:id="rId68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នៃសូលុយស្យុងស៊ូត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20" w:dyaOrig="320">
          <v:shape id="_x0000_i1365" type="#_x0000_t75" style="width:44.25pt;height:15pt" o:ole="">
            <v:imagedata r:id="rId684" o:title=""/>
          </v:shape>
          <o:OLEObject Type="Embed" ProgID="Equation.3" ShapeID="_x0000_i1365" DrawAspect="Content" ObjectID="_1569608118" r:id="rId685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100" w:dyaOrig="360">
          <v:shape id="_x0000_i1366" type="#_x0000_t75" style="width:104.25pt;height:17.25pt" o:ole="">
            <v:imagedata r:id="rId686" o:title=""/>
          </v:shape>
          <o:OLEObject Type="Embed" ProgID="Equation.3" ShapeID="_x0000_i1366" DrawAspect="Content" ObjectID="_1569608119" r:id="rId68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ចាំបាច់ដែលត្រូវបន្ថែមទៅលើ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</w:rPr>
        <w:object w:dxaOrig="639" w:dyaOrig="320">
          <v:shape id="_x0000_i1367" type="#_x0000_t75" style="width:32.25pt;height:15pt" o:ole="">
            <v:imagedata r:id="rId688" o:title=""/>
          </v:shape>
          <o:OLEObject Type="Embed" ProgID="Equation.3" ShapeID="_x0000_i1367" DrawAspect="Content" ObjectID="_1569608120" r:id="rId689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នៃសូលុយស្យុងអាស៊ីតក្លរីឌ្រិច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368" type="#_x0000_t75" style="width:32.25pt;height:15pt" o:ole="">
            <v:imagedata r:id="rId674" o:title=""/>
          </v:shape>
          <o:OLEObject Type="Embed" ProgID="Equation.3" ShapeID="_x0000_i1368" DrawAspect="Content" ObjectID="_1569608121" r:id="rId69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660" w:dyaOrig="360">
          <v:shape id="_x0000_i1369" type="#_x0000_t75" style="width:84.75pt;height:17.25pt" o:ole="">
            <v:imagedata r:id="rId691" o:title=""/>
          </v:shape>
          <o:OLEObject Type="Embed" ProgID="Equation.3" ShapeID="_x0000_i1369" DrawAspect="Content" ObjectID="_1569608122" r:id="rId69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ដើម្បីអោយក្រោយប្រតិកម្មចប់គេទទួលបានល្បាយ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សូលុយស្យុងមួយដែលមាន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80" w:dyaOrig="320">
          <v:shape id="_x0000_i1370" type="#_x0000_t75" style="width:49.5pt;height:15pt" o:ole="">
            <v:imagedata r:id="rId693" o:title=""/>
          </v:shape>
          <o:OLEObject Type="Embed" ProgID="Equation.3" ShapeID="_x0000_i1370" DrawAspect="Content" ObjectID="_1569608123" r:id="rId694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                                        </w:t>
      </w:r>
    </w:p>
    <w:p w:rsidR="0049335A" w:rsidRDefault="0049335A" w:rsidP="0049335A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៣៥.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គេធ្វើអត្រាកម្មសូលុយស្យុង</w:t>
      </w:r>
      <w:r w:rsidR="00DD0D79"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279" w:dyaOrig="360">
          <v:shape id="_x0000_i1371" type="#_x0000_t75" style="width:15pt;height:17.25pt" o:ole="">
            <v:imagedata r:id="rId695" o:title=""/>
          </v:shape>
          <o:OLEObject Type="Embed" ProgID="Equation.3" ShapeID="_x0000_i1371" DrawAspect="Content" ObjectID="_1569608124" r:id="rId69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នៃអាស៊ីតក្លរីឌ្រិចដែលមានមាឌ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140" w:dyaOrig="340">
          <v:shape id="_x0000_i1372" type="#_x0000_t75" style="width:57pt;height:17.25pt" o:ole="">
            <v:imagedata r:id="rId697" o:title=""/>
          </v:shape>
          <o:OLEObject Type="Embed" ProgID="Equation.3" ShapeID="_x0000_i1372" DrawAspect="Content" ObjectID="_1569608125" r:id="rId69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980" w:dyaOrig="360">
          <v:shape id="_x0000_i1373" type="#_x0000_t75" style="width:99.75pt;height:17.25pt" o:ole="">
            <v:imagedata r:id="rId699" o:title=""/>
          </v:shape>
          <o:OLEObject Type="Embed" ProgID="Equation.3" ShapeID="_x0000_i1373" DrawAspect="Content" ObjectID="_1569608126" r:id="rId700"/>
        </w:object>
      </w:r>
      <w:r>
        <w:rPr>
          <w:rFonts w:ascii="Khmer OS Content" w:hAnsi="Khmer OS Content" w:cs="Khmer OS Content" w:hint="cs"/>
          <w:position w:val="-10"/>
          <w:sz w:val="20"/>
          <w:szCs w:val="20"/>
          <w:cs/>
          <w:lang w:val="ca-ES" w:bidi="km-KH"/>
        </w:rPr>
        <w:t>​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ដោយសូលុយស្យុង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60" w:dyaOrig="340">
          <v:shape id="_x0000_i1374" type="#_x0000_t75" style="width:12.75pt;height:17.25pt" o:ole="">
            <v:imagedata r:id="rId701" o:title=""/>
          </v:shape>
          <o:OLEObject Type="Embed" ProgID="Equation.3" ShapeID="_x0000_i1374" DrawAspect="Content" ObjectID="_1569608127" r:id="rId70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នៃសូដ្យូមអ៊ីដ្រុកស៊ីត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20" w:dyaOrig="320">
          <v:shape id="_x0000_i1375" type="#_x0000_t75" style="width:44.25pt;height:15pt" o:ole="">
            <v:imagedata r:id="rId703" o:title=""/>
          </v:shape>
          <o:OLEObject Type="Embed" ProgID="Equation.3" ShapeID="_x0000_i1375" DrawAspect="Content" ObjectID="_1569608128" r:id="rId70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000" w:dyaOrig="360">
          <v:shape id="_x0000_i1376" type="#_x0000_t75" style="width:99.75pt;height:17.25pt" o:ole="">
            <v:imagedata r:id="rId705" o:title=""/>
          </v:shape>
          <o:OLEObject Type="Embed" ProgID="Equation.3" ShapeID="_x0000_i1376" DrawAspect="Content" ObjectID="_1569608129" r:id="rId70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៕សូលុយស្យុងថ្មី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377" type="#_x0000_t75" style="width:15pt;height:17.25pt" o:ole="">
            <v:imagedata r:id="rId707" o:title=""/>
          </v:shape>
          <o:OLEObject Type="Embed" ProgID="Equation.3" ShapeID="_x0000_i1377" DrawAspect="Content" ObjectID="_1569608130" r:id="rId70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ដែលទទួលបានមានតម្លៃ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880" w:dyaOrig="320">
          <v:shape id="_x0000_i1378" type="#_x0000_t75" style="width:44.25pt;height:15pt" o:ole="">
            <v:imagedata r:id="rId709" o:title=""/>
          </v:shape>
          <o:OLEObject Type="Embed" ProgID="Equation.3" ShapeID="_x0000_i1378" DrawAspect="Content" ObjectID="_1569608131" r:id="rId710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ab/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379" type="#_x0000_t75" style="width:15pt;height:17.25pt" o:ole="">
            <v:imagedata r:id="rId711" o:title=""/>
          </v:shape>
          <o:OLEObject Type="Embed" ProgID="Equation.3" ShapeID="_x0000_i1379" DrawAspect="Content" ObjectID="_1569608132" r:id="rId71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ដែលត្រូវយកមកធ្វើអត្រា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380" type="#_x0000_t75" style="width:15pt;height:17.25pt" o:ole="">
            <v:imagedata r:id="rId713" o:title=""/>
          </v:shape>
          <o:OLEObject Type="Embed" ProgID="Equation.3" ShapeID="_x0000_i1380" DrawAspect="Content" ObjectID="_1569608133" r:id="rId71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ដែលត្រូវថែមលើសូលុយស្យុង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381" type="#_x0000_t75" style="width:15pt;height:17.25pt" o:ole="">
            <v:imagedata r:id="rId715" o:title=""/>
          </v:shape>
          <o:OLEObject Type="Embed" ProgID="Equation.3" ShapeID="_x0000_i1381" DrawAspect="Content" ObjectID="_1569608134" r:id="rId71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ដើម្បីទទួលបានចំនុចសមមូល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</w:t>
      </w:r>
    </w:p>
    <w:p w:rsidR="0049335A" w:rsidRDefault="0049335A" w:rsidP="0049335A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៣៦.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គេមានសូលុយស្យុងអាស៊ីតក្លរីឌ្រិច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382" type="#_x0000_t75" style="width:32.25pt;height:15pt" o:ole="">
            <v:imagedata r:id="rId717" o:title=""/>
          </v:shape>
          <o:OLEObject Type="Embed" ProgID="Equation.3" ShapeID="_x0000_i1382" DrawAspect="Content" ObjectID="_1569608135" r:id="rId71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600" w:dyaOrig="360">
          <v:shape id="_x0000_i1383" type="#_x0000_t75" style="width:79.5pt;height:17.25pt" o:ole="">
            <v:imagedata r:id="rId719" o:title=""/>
          </v:shape>
          <o:OLEObject Type="Embed" ProgID="Equation.3" ShapeID="_x0000_i1383" DrawAspect="Content" ObjectID="_1569608136" r:id="rId720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១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384" type="#_x0000_t75" style="width:20.25pt;height:15pt" o:ole="">
            <v:imagedata r:id="rId721" o:title=""/>
          </v:shape>
          <o:OLEObject Type="Embed" ProgID="Equation.3" ShapeID="_x0000_i1384" DrawAspect="Content" ObjectID="_1569608137" r:id="rId72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នៃសូលុយស្យុងនេះ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២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គេយក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20" w:dyaOrig="320">
          <v:shape id="_x0000_i1385" type="#_x0000_t75" style="width:30pt;height:15pt" o:ole="">
            <v:imagedata r:id="rId723" o:title=""/>
          </v:shape>
          <o:OLEObject Type="Embed" ProgID="Equation.3" ShapeID="_x0000_i1385" DrawAspect="Content" ObjectID="_1569608138" r:id="rId72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នៃសូលុយស្យុងអាស៊ីតខាងលើនេះហើយបន្ថែម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00" w:dyaOrig="320">
          <v:shape id="_x0000_i1386" type="#_x0000_t75" style="width:35.25pt;height:15pt" o:ole="">
            <v:imagedata r:id="rId725" o:title=""/>
          </v:shape>
          <o:OLEObject Type="Embed" ProgID="Equation.3" ShapeID="_x0000_i1386" DrawAspect="Content" ObjectID="_1569608139" r:id="rId72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សូលុយស្យុងកាល់ស្យូមអ៊ីដ្រុកស៊ីត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​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</w:t>
      </w:r>
      <w:r w:rsidR="00F11C5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​</w:t>
      </w:r>
      <w:r w:rsidR="00F11C56"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 w:rsidR="00F11C5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420" w:dyaOrig="320">
          <v:shape id="_x0000_i1387" type="#_x0000_t75" style="width:1in;height:15pt" o:ole="">
            <v:imagedata r:id="rId727" o:title=""/>
          </v:shape>
          <o:OLEObject Type="Embed" ProgID="Equation.3" ShapeID="_x0000_i1387" DrawAspect="Content" ObjectID="_1569608140" r:id="rId728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388" type="#_x0000_t75" style="width:20.25pt;height:15pt" o:ole="">
            <v:imagedata r:id="rId729" o:title=""/>
          </v:shape>
          <o:OLEObject Type="Embed" ProgID="Equation.3" ShapeID="_x0000_i1388" DrawAspect="Content" ObjectID="_1569608141" r:id="rId73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នៃសូលុយស្យុងដែលទទួលបាន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៣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គណនាមាឌឧស្ម័នអ៊ីដ្រូសែនក្លរួដែលត្រូវទង្វើ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20" w:dyaOrig="320">
          <v:shape id="_x0000_i1389" type="#_x0000_t75" style="width:30pt;height:15pt" o:ole="">
            <v:imagedata r:id="rId731" o:title=""/>
          </v:shape>
          <o:OLEObject Type="Embed" ProgID="Equation.3" ShapeID="_x0000_i1389" DrawAspect="Content" ObjectID="_1569608142" r:id="rId73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អាស៊ីត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ខាងលើ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</w:t>
      </w:r>
    </w:p>
    <w:p w:rsidR="00DD0D79" w:rsidRPr="00DD0D79" w:rsidRDefault="00F11C56" w:rsidP="00F11C56">
      <w:pPr>
        <w:ind w:left="720" w:hanging="720"/>
        <w:rPr>
          <w:rFonts w:ascii="Khmer OS Content" w:hAnsi="Khmer OS Content" w:cs="Khmer OS Content"/>
          <w:sz w:val="20"/>
          <w:szCs w:val="20"/>
          <w:lang w:val="ca-ES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៣៧.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នៅក្នុង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99" w:dyaOrig="320">
          <v:shape id="_x0000_i1390" type="#_x0000_t75" style="width:24.75pt;height:15pt" o:ole="">
            <v:imagedata r:id="rId733" o:title=""/>
          </v:shape>
          <o:OLEObject Type="Embed" ProgID="Equation.3" ShapeID="_x0000_i1390" DrawAspect="Content" ObjectID="_1569608143" r:id="rId73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ទឹកសុទ្ធគេធ្វើអោយបានសម្រេចសូលុយស្យុងអាស៊ីតក្លរីឌ្រិច</w:t>
      </w:r>
      <w:r w:rsidR="00DD0D79"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1440" w:dyaOrig="380">
          <v:shape id="_x0000_i1391" type="#_x0000_t75" style="width:1in;height:20.25pt" o:ole="">
            <v:imagedata r:id="rId735" o:title=""/>
          </v:shape>
          <o:OLEObject Type="Embed" ProgID="Equation.3" ShapeID="_x0000_i1391" DrawAspect="Content" ObjectID="_1569608144" r:id="rId73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រហូតបាន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40" w:dyaOrig="320">
          <v:shape id="_x0000_i1392" type="#_x0000_t75" style="width:47.25pt;height:15pt" o:ole="">
            <v:imagedata r:id="rId737" o:title=""/>
          </v:shape>
          <o:OLEObject Type="Embed" ProgID="Equation.3" ShapeID="_x0000_i1392" DrawAspect="Content" ObjectID="_1569608145" r:id="rId738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គណនាកំហាប់ខុសៗគ្នានៃអ៊ីយ៉ុងដែលមាន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ក្នុងសូ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នេះ  រួចទាញរកមាឌឧស្ម័នអ៊ីដ្រូសែនក្លរួ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393" type="#_x0000_t75" style="width:32.25pt;height:15pt" o:ole="">
            <v:imagedata r:id="rId717" o:title=""/>
          </v:shape>
          <o:OLEObject Type="Embed" ProgID="Equation.3" ShapeID="_x0000_i1393" DrawAspect="Content" ObjectID="_1569608146" r:id="rId739"/>
        </w:objec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ដែលរំលាយ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</w:p>
    <w:p w:rsidR="00F11C56" w:rsidRDefault="00DD0D79" w:rsidP="00F11C56">
      <w:pPr>
        <w:ind w:left="720"/>
        <w:rPr>
          <w:rFonts w:ascii="Khmer OS Content" w:hAnsi="Khmer OS Content" w:cs="Khmer OS Content"/>
          <w:sz w:val="20"/>
          <w:szCs w:val="20"/>
          <w:lang w:val="ca-ES" w:bidi="km-KH"/>
        </w:rPr>
      </w:pP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ខ-តើមាឌទឹកដែលត្រូវបញ្ចូលទៅក្នុងសូលុយស្យុងខាងលើដើម្បីទទួលបានសូ</w:t>
      </w:r>
      <w:r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ថ្មីមាន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800" w:dyaOrig="320">
          <v:shape id="_x0000_i1394" type="#_x0000_t75" style="width:39.75pt;height:15pt" o:ole="">
            <v:imagedata r:id="rId740" o:title=""/>
          </v:shape>
          <o:OLEObject Type="Embed" ProgID="Equation.3" ShapeID="_x0000_i1394" DrawAspect="Content" ObjectID="_1569608147" r:id="rId741"/>
        </w:object>
      </w:r>
      <w:r w:rsidR="00F11C5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F11C56"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គេយក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00" w:dyaOrig="360">
          <v:shape id="_x0000_i1395" type="#_x0000_t75" style="width:35.25pt;height:17.25pt" o:ole="">
            <v:imagedata r:id="rId742" o:title=""/>
          </v:shape>
          <o:OLEObject Type="Embed" ProgID="Equation.3" ShapeID="_x0000_i1395" DrawAspect="Content" ObjectID="_1569608148" r:id="rId743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នៃសូលុយស្យុងអាស៊ីតក្លរីឌ្រិច</w:t>
      </w:r>
      <w:r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1440" w:dyaOrig="380">
          <v:shape id="_x0000_i1396" type="#_x0000_t75" style="width:1in;height:20.25pt" o:ole="">
            <v:imagedata r:id="rId735" o:title=""/>
          </v:shape>
          <o:OLEObject Type="Embed" ProgID="Equation.3" ShapeID="_x0000_i1396" DrawAspect="Content" ObjectID="_1569608149" r:id="rId744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មាន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800" w:dyaOrig="320">
          <v:shape id="_x0000_i1397" type="#_x0000_t75" style="width:39.75pt;height:15pt" o:ole="">
            <v:imagedata r:id="rId745" o:title=""/>
          </v:shape>
          <o:OLEObject Type="Embed" ProgID="Equation.3" ShapeID="_x0000_i1397" DrawAspect="Content" ObjectID="_1569608150" r:id="rId746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ហើយ</w:t>
      </w:r>
      <w:r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គេបញ្ចូល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580" w:dyaOrig="360">
          <v:shape id="_x0000_i1398" type="#_x0000_t75" style="width:30pt;height:17.25pt" o:ole="">
            <v:imagedata r:id="rId747" o:title=""/>
          </v:shape>
          <o:OLEObject Type="Embed" ProgID="Equation.3" ShapeID="_x0000_i1398" DrawAspect="Content" ObjectID="_1569608151" r:id="rId748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</w:t>
      </w:r>
      <w:r w:rsidR="00F11C56">
        <w:rPr>
          <w:rFonts w:ascii="Khmer OS Content" w:hAnsi="Khmer OS Content" w:cs="Khmer OS Content"/>
          <w:sz w:val="20"/>
          <w:szCs w:val="20"/>
          <w:cs/>
          <w:lang w:val="ca-ES" w:bidi="km-KH"/>
        </w:rPr>
        <w:t>យស្យុងស៊ូតដែលមានកំហាប់មិនស្គាល់</w:t>
      </w:r>
      <w:r w:rsidR="00F11C5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399" type="#_x0000_t75" style="width:20.25pt;height:15pt" o:ole="">
            <v:imagedata r:id="rId749" o:title=""/>
          </v:shape>
          <o:OLEObject Type="Embed" ProgID="Equation.3" ShapeID="_x0000_i1399" DrawAspect="Content" ObjectID="_1569608152" r:id="rId750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នៃល្បាយដែលទទួលបានស្មើ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80" w:dyaOrig="320">
          <v:shape id="_x0000_i1400" type="#_x0000_t75" style="width:20.25pt;height:15pt" o:ole="">
            <v:imagedata r:id="rId751" o:title=""/>
          </v:shape>
          <o:OLEObject Type="Embed" ProgID="Equation.3" ShapeID="_x0000_i1400" DrawAspect="Content" ObjectID="_1569608153" r:id="rId752"/>
        </w:object>
      </w:r>
      <w:r w:rsidR="00F11C5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                                  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១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គណនាកំហាប់នៃប្រភេទគីមីដែលមាននៅក្នុងល្បាយសូលុយស្យុងនេះ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</w:t>
      </w:r>
      <w:r w:rsidR="00F11C5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២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ទាញរកកំហាប់មិនស្គាល់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ab/>
        <w:t xml:space="preserve">                                                                      </w:t>
      </w:r>
      <w:r w:rsidR="00F11C5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៣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តើ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401" type="#_x0000_t75" style="width:20.25pt;height:15pt" o:ole="">
            <v:imagedata r:id="rId753" o:title=""/>
          </v:shape>
          <o:OLEObject Type="Embed" ProgID="Equation.3" ShapeID="_x0000_i1401" DrawAspect="Content" ObjectID="_1569608154" r:id="rId754"/>
        </w:objec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នៃសូលុយស្យុងស៊ូតយកមកប្រើមានតម្លៃស្មើប៉ុន្មាន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ab/>
        <w:t xml:space="preserve">                  </w:t>
      </w:r>
      <w:r w:rsidR="00F11C5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៤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តើមាឌនៃសូ</w:t>
      </w:r>
      <w:r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ស៊ូតប៉ុន្មានដែលត្រូវបានបញ្ចូលក្នុងល្បាយដើម្បីទទួលបាន</w:t>
      </w:r>
      <w:r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800" w:dyaOrig="320">
          <v:shape id="_x0000_i1402" type="#_x0000_t75" style="width:39.75pt;height:15pt" o:ole="">
            <v:imagedata r:id="rId755" o:title=""/>
          </v:shape>
          <o:OLEObject Type="Embed" ProgID="Equation.3" ShapeID="_x0000_i1402" DrawAspect="Content" ObjectID="_1569608155" r:id="rId756"/>
        </w:object>
      </w:r>
      <w:r w:rsidR="00F11C56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</w:p>
    <w:p w:rsidR="00F11C56" w:rsidRDefault="00F11C56" w:rsidP="00F11C56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៣៨.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គេមានសូលុយស្យុង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60" w:dyaOrig="340">
          <v:shape id="_x0000_i1403" type="#_x0000_t75" style="width:12.75pt;height:17.25pt" o:ole="">
            <v:imagedata r:id="rId757" o:title=""/>
          </v:shape>
          <o:OLEObject Type="Embed" ProgID="Equation.3" ShapeID="_x0000_i1403" DrawAspect="Content" ObjectID="_1569608156" r:id="rId75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នៃម៉ូណូអាស៊ីត</w:t>
      </w:r>
      <w:r w:rsidR="00DD0D79" w:rsidRPr="00DD0D79">
        <w:rPr>
          <w:rFonts w:ascii="Khmer OS Content" w:hAnsi="Khmer OS Content" w:cs="Khmer OS Content"/>
          <w:position w:val="-4"/>
          <w:sz w:val="20"/>
          <w:szCs w:val="20"/>
          <w:lang w:val="ca-ES"/>
        </w:rPr>
        <w:object w:dxaOrig="400" w:dyaOrig="260">
          <v:shape id="_x0000_i1404" type="#_x0000_t75" style="width:20.25pt;height:12.75pt" o:ole="">
            <v:imagedata r:id="rId759" o:title=""/>
          </v:shape>
          <o:OLEObject Type="Embed" ProgID="Equation.3" ShapeID="_x0000_i1404" DrawAspect="Content" ObjectID="_1569608157" r:id="rId76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140" w:dyaOrig="360">
          <v:shape id="_x0000_i1405" type="#_x0000_t75" style="width:107.25pt;height:17.25pt" o:ole="">
            <v:imagedata r:id="rId761" o:title=""/>
          </v:shape>
          <o:OLEObject Type="Embed" ProgID="Equation.3" ShapeID="_x0000_i1405" DrawAspect="Content" ObjectID="_1569608158" r:id="rId76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និងមាន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020" w:dyaOrig="340">
          <v:shape id="_x0000_i1406" type="#_x0000_t75" style="width:51.75pt;height:17.25pt" o:ole="">
            <v:imagedata r:id="rId763" o:title=""/>
          </v:shape>
          <o:OLEObject Type="Embed" ProgID="Equation.3" ShapeID="_x0000_i1406" DrawAspect="Content" ObjectID="_1569608159" r:id="rId764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តើ</w:t>
      </w:r>
      <w:r w:rsidR="00DD0D79" w:rsidRPr="00DD0D79">
        <w:rPr>
          <w:rFonts w:ascii="Khmer OS Content" w:hAnsi="Khmer OS Content" w:cs="Khmer OS Content"/>
          <w:position w:val="-4"/>
          <w:sz w:val="20"/>
          <w:szCs w:val="20"/>
          <w:lang w:val="ca-ES"/>
        </w:rPr>
        <w:object w:dxaOrig="400" w:dyaOrig="260">
          <v:shape id="_x0000_i1407" type="#_x0000_t75" style="width:20.25pt;height:12.75pt" o:ole="">
            <v:imagedata r:id="rId765" o:title=""/>
          </v:shape>
          <o:OLEObject Type="Embed" ProgID="Equation.3" ShapeID="_x0000_i1407" DrawAspect="Content" ObjectID="_1569608160" r:id="rId766"/>
        </w:objec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ជាអាស៊ីតខ្លាំង ឬ ខ្សោយ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។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ចូរបង្ហាញ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ab/>
        <w:t xml:space="preserve">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សរសេរសមីការតុល្យការនៃប្រតិកម្មរវាង</w:t>
      </w:r>
      <w:r w:rsidR="00DD0D79" w:rsidRPr="00DD0D79">
        <w:rPr>
          <w:rFonts w:ascii="Khmer OS Content" w:hAnsi="Khmer OS Content" w:cs="Khmer OS Content"/>
          <w:position w:val="-4"/>
          <w:sz w:val="20"/>
          <w:szCs w:val="20"/>
          <w:lang w:val="ca-ES"/>
        </w:rPr>
        <w:object w:dxaOrig="400" w:dyaOrig="260">
          <v:shape id="_x0000_i1408" type="#_x0000_t75" style="width:20.25pt;height:12.75pt" o:ole="">
            <v:imagedata r:id="rId767" o:title=""/>
          </v:shape>
          <o:OLEObject Type="Embed" ProgID="Equation.3" ShapeID="_x0000_i1408" DrawAspect="Content" ObjectID="_1569608161" r:id="rId76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ជាមួយទឹក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គេបន្ថែមមាឌទឹកទៅក្នុងសូលុយស្យុង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60" w:dyaOrig="340">
          <v:shape id="_x0000_i1409" type="#_x0000_t75" style="width:12.75pt;height:17.25pt" o:ole="">
            <v:imagedata r:id="rId769" o:title=""/>
          </v:shape>
          <o:OLEObject Type="Embed" ProgID="Equation.3" ShapeID="_x0000_i1409" DrawAspect="Content" ObjectID="_1569608162" r:id="rId77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ដែលមានមាឌ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39" w:dyaOrig="320">
          <v:shape id="_x0000_i1410" type="#_x0000_t75" style="width:32.25pt;height:15pt" o:ole="">
            <v:imagedata r:id="rId771" o:title=""/>
          </v:shape>
          <o:OLEObject Type="Embed" ProgID="Equation.3" ShapeID="_x0000_i1410" DrawAspect="Content" ObjectID="_1569608163" r:id="rId77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ដើម្បីអោយបាន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411" type="#_x0000_t75" style="width:15pt;height:17.25pt" o:ole="">
            <v:imagedata r:id="rId773" o:title=""/>
          </v:shape>
          <o:OLEObject Type="Embed" ProgID="Equation.3" ShapeID="_x0000_i1411" DrawAspect="Content" ObjectID="_1569608164" r:id="rId77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800" w:dyaOrig="320">
          <v:shape id="_x0000_i1412" type="#_x0000_t75" style="width:39.75pt;height:15pt" o:ole="">
            <v:imagedata r:id="rId775" o:title=""/>
          </v:shape>
          <o:OLEObject Type="Embed" ProgID="Equation.3" ShapeID="_x0000_i1412" DrawAspect="Content" ObjectID="_1569608165" r:id="rId77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ចូរគណនាមាឌទឹកដែលចាំបាច់ត្រូវថែម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ab/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ឃ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គេបន្ដក់សូលុយស្យុង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413" type="#_x0000_t75" style="width:15pt;height:17.25pt" o:ole="">
            <v:imagedata r:id="rId777" o:title=""/>
          </v:shape>
          <o:OLEObject Type="Embed" ProgID="Equation.3" ShapeID="_x0000_i1413" DrawAspect="Content" ObjectID="_1569608166" r:id="rId77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ទៅក្នុងសូលុយស្យុងស៊ូត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600" w:dyaOrig="279">
          <v:shape id="_x0000_i1414" type="#_x0000_t75" style="width:30pt;height:15pt" o:ole="">
            <v:imagedata r:id="rId779" o:title=""/>
          </v:shape>
          <o:OLEObject Type="Embed" ProgID="Equation.3" ShapeID="_x0000_i1414" DrawAspect="Content" ObjectID="_1569608167" r:id="rId780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សមមូលកើតមាននៅពេលដែលគេបន្ថែមសូលុយស្យុង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415" type="#_x0000_t75" style="width:15pt;height:17.25pt" o:ole="">
            <v:imagedata r:id="rId781" o:title=""/>
          </v:shape>
          <o:OLEObject Type="Embed" ProgID="Equation.3" ShapeID="_x0000_i1415" DrawAspect="Content" ObjectID="_1569608168" r:id="rId78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ចំនួន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700" w:dyaOrig="320">
          <v:shape id="_x0000_i1416" type="#_x0000_t75" style="width:35.25pt;height:15pt" o:ole="">
            <v:imagedata r:id="rId783" o:title=""/>
          </v:shape>
          <o:OLEObject Type="Embed" ProgID="Equation.3" ShapeID="_x0000_i1416" DrawAspect="Content" ObjectID="_1569608169" r:id="rId784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គណនាកំហាប់សូលុយស្យុងស៊ូត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                       </w:t>
      </w:r>
    </w:p>
    <w:p w:rsidR="00F11C56" w:rsidRDefault="00F11C56" w:rsidP="00F11C56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៣៩.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គេលាយ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39" w:dyaOrig="320">
          <v:shape id="_x0000_i1417" type="#_x0000_t75" style="width:32.25pt;height:15pt" o:ole="">
            <v:imagedata r:id="rId785" o:title=""/>
          </v:shape>
          <o:OLEObject Type="Embed" ProgID="Equation.3" ShapeID="_x0000_i1417" DrawAspect="Content" ObjectID="_1569608170" r:id="rId78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នៃសូ,អាស៊ីតស៊ុលផួរិចដែលមានកំហាប់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120" w:dyaOrig="320">
          <v:shape id="_x0000_i1418" type="#_x0000_t75" style="width:57pt;height:15pt" o:ole="">
            <v:imagedata r:id="rId787" o:title=""/>
          </v:shape>
          <o:OLEObject Type="Embed" ProgID="Equation.3" ShapeID="_x0000_i1418" DrawAspect="Content" ObjectID="_1569608171" r:id="rId78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ជាមួយ សូលុយស្យុងអាស៊ីតក្លរីឌ្រិចដែលមានមាឌនិងកំហាប់ស្មើគ្នាគេទទួលបានសូ</w:t>
      </w:r>
      <w:r w:rsidR="00DD0D79" w:rsidRPr="00DD0D79">
        <w:rPr>
          <w:rFonts w:ascii="Khmer OS Content" w:hAnsi="Khmer OS Content" w:cs="Khmer OS Content"/>
          <w:sz w:val="20"/>
          <w:szCs w:val="20"/>
          <w:lang w:bidi="km-KH"/>
        </w:rPr>
        <w:t>.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60" w:dyaOrig="340">
          <v:shape id="_x0000_i1419" type="#_x0000_t75" style="width:12.75pt;height:17.25pt" o:ole="">
            <v:imagedata r:id="rId769" o:title=""/>
          </v:shape>
          <o:OLEObject Type="Embed" ProgID="Equation.3" ShapeID="_x0000_i1419" DrawAspect="Content" ObjectID="_1569608172" r:id="rId789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420" type="#_x0000_t75" style="width:20.25pt;height:15pt" o:ole="">
            <v:imagedata r:id="rId790" o:title=""/>
          </v:shape>
          <o:OLEObject Type="Embed" ProgID="Equation.3" ShapeID="_x0000_i1420" DrawAspect="Content" ObjectID="_1569608173" r:id="rId79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60" w:dyaOrig="340">
          <v:shape id="_x0000_i1421" type="#_x0000_t75" style="width:12.75pt;height:17.25pt" o:ole="">
            <v:imagedata r:id="rId769" o:title=""/>
          </v:shape>
          <o:OLEObject Type="Embed" ProgID="Equation.3" ShapeID="_x0000_i1421" DrawAspect="Content" ObjectID="_1569608174" r:id="rId792"/>
        </w:objec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                              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គេលាយ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39" w:dyaOrig="320">
          <v:shape id="_x0000_i1422" type="#_x0000_t75" style="width:32.25pt;height:15pt" o:ole="">
            <v:imagedata r:id="rId785" o:title=""/>
          </v:shape>
          <o:OLEObject Type="Embed" ProgID="Equation.3" ShapeID="_x0000_i1422" DrawAspect="Content" ObjectID="_1569608175" r:id="rId79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នៃសូលុយស្យុងកាល់ស្យូមអ៊ីដ្រុកស៊ីតដែលមានកំហាប់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1120" w:dyaOrig="320">
          <v:shape id="_x0000_i1423" type="#_x0000_t75" style="width:57pt;height:15pt" o:ole="">
            <v:imagedata r:id="rId787" o:title=""/>
          </v:shape>
          <o:OLEObject Type="Embed" ProgID="Equation.3" ShapeID="_x0000_i1423" DrawAspect="Content" ObjectID="_1569608176" r:id="rId79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ជាមួយសូលុយស្យុងប៉ូតាស់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​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ដែលមានមាឌនិង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កំហាប់ស្មើគ្នាគេទទួលបានសូលុយស្យុង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424" type="#_x0000_t75" style="width:15pt;height:17.25pt" o:ole="">
            <v:imagedata r:id="rId795" o:title=""/>
          </v:shape>
          <o:OLEObject Type="Embed" ProgID="Equation.3" ShapeID="_x0000_i1424" DrawAspect="Content" ObjectID="_1569608177" r:id="rId796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425" type="#_x0000_t75" style="width:20.25pt;height:15pt" o:ole="">
            <v:imagedata r:id="rId790" o:title=""/>
          </v:shape>
          <o:OLEObject Type="Embed" ProgID="Equation.3" ShapeID="_x0000_i1425" DrawAspect="Content" ObjectID="_1569608178" r:id="rId79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426" type="#_x0000_t75" style="width:15pt;height:17.25pt" o:ole="">
            <v:imagedata r:id="rId798" o:title=""/>
          </v:shape>
          <o:OLEObject Type="Embed" ProgID="Equation.3" ShapeID="_x0000_i1426" DrawAspect="Content" ObjectID="_1569608179" r:id="rId799"/>
        </w:objec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គេលាយ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39" w:dyaOrig="320">
          <v:shape id="_x0000_i1427" type="#_x0000_t75" style="width:32.25pt;height:15pt" o:ole="">
            <v:imagedata r:id="rId785" o:title=""/>
          </v:shape>
          <o:OLEObject Type="Embed" ProgID="Equation.3" ShapeID="_x0000_i1427" DrawAspect="Content" ObjectID="_1569608180" r:id="rId80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60" w:dyaOrig="340">
          <v:shape id="_x0000_i1428" type="#_x0000_t75" style="width:12.75pt;height:17.25pt" o:ole="">
            <v:imagedata r:id="rId769" o:title=""/>
          </v:shape>
          <o:OLEObject Type="Embed" ProgID="Equation.3" ShapeID="_x0000_i1428" DrawAspect="Content" ObjectID="_1569608181" r:id="rId801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ជាមួយ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39" w:dyaOrig="320">
          <v:shape id="_x0000_i1429" type="#_x0000_t75" style="width:32.25pt;height:15pt" o:ole="">
            <v:imagedata r:id="rId785" o:title=""/>
          </v:shape>
          <o:OLEObject Type="Embed" ProgID="Equation.3" ShapeID="_x0000_i1429" DrawAspect="Content" ObjectID="_1569608182" r:id="rId80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0" w:dyaOrig="340">
          <v:shape id="_x0000_i1430" type="#_x0000_t75" style="width:15pt;height:17.25pt" o:ole="">
            <v:imagedata r:id="rId798" o:title=""/>
          </v:shape>
          <o:OLEObject Type="Embed" ProgID="Equation.3" ShapeID="_x0000_i1430" DrawAspect="Content" ObjectID="_1569608183" r:id="rId803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គេទទួលបាន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សូលុយស្យុង</w:t>
      </w:r>
      <w:r w:rsidR="00DD0D79"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279" w:dyaOrig="360">
          <v:shape id="_x0000_i1431" type="#_x0000_t75" style="width:15pt;height:17.25pt" o:ole="">
            <v:imagedata r:id="rId804" o:title=""/>
          </v:shape>
          <o:OLEObject Type="Embed" ProgID="Equation.3" ShapeID="_x0000_i1431" DrawAspect="Content" ObjectID="_1569608184" r:id="rId805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432" type="#_x0000_t75" style="width:20.25pt;height:15pt" o:ole="">
            <v:imagedata r:id="rId806" o:title=""/>
          </v:shape>
          <o:OLEObject Type="Embed" ProgID="Equation.3" ShapeID="_x0000_i1432" DrawAspect="Content" ObjectID="_1569608185" r:id="rId807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279" w:dyaOrig="360">
          <v:shape id="_x0000_i1433" type="#_x0000_t75" style="width:15pt;height:17.25pt" o:ole="">
            <v:imagedata r:id="rId804" o:title=""/>
          </v:shape>
          <o:OLEObject Type="Embed" ProgID="Equation.3" ShapeID="_x0000_i1433" DrawAspect="Content" ObjectID="_1569608186" r:id="rId808"/>
        </w:objec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</w:t>
      </w:r>
    </w:p>
    <w:p w:rsidR="00F11C56" w:rsidRDefault="00F11C56" w:rsidP="00F11C56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៤០.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ត្រីទឹកសាបអាចរស់បាននៅក្នុងទឹកដែលមាន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434" type="#_x0000_t75" style="width:20.25pt;height:15pt" o:ole="">
            <v:imagedata r:id="rId809" o:title=""/>
          </v:shape>
          <o:OLEObject Type="Embed" ProgID="Equation.3" ShapeID="_x0000_i1434" DrawAspect="Content" ObjectID="_1569608187" r:id="rId81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នៅចន្លោះ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60" w:dyaOrig="320">
          <v:shape id="_x0000_i1435" type="#_x0000_t75" style="width:17.25pt;height:15pt" o:ole="">
            <v:imagedata r:id="rId811" o:title=""/>
          </v:shape>
          <o:OLEObject Type="Embed" ProgID="Equation.3" ShapeID="_x0000_i1435" DrawAspect="Content" ObjectID="_1569608188" r:id="rId812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60" w:dyaOrig="320">
          <v:shape id="_x0000_i1436" type="#_x0000_t75" style="width:17.25pt;height:15pt" o:ole="">
            <v:imagedata r:id="rId813" o:title=""/>
          </v:shape>
          <o:OLEObject Type="Embed" ProgID="Equation.3" ShapeID="_x0000_i1436" DrawAspect="Content" ObjectID="_1569608189" r:id="rId81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៕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អាងចិញ្ចឹមត្រីមួយមានទឹក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480" w:dyaOrig="320">
          <v:shape id="_x0000_i1437" type="#_x0000_t75" style="width:74.25pt;height:15pt" o:ole="">
            <v:imagedata r:id="rId815" o:title=""/>
          </v:shape>
          <o:OLEObject Type="Embed" ProgID="Equation.3" ShapeID="_x0000_i1437" DrawAspect="Content" ObjectID="_1569608190" r:id="rId816"/>
        </w:objec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គេបានច្រឡំចាក់សូលុយស្យុង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អាស៊ីត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ក្លរីឌ្រិច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438" type="#_x0000_t75" style="width:32.25pt;height:15pt" o:ole="">
            <v:imagedata r:id="rId817" o:title=""/>
          </v:shape>
          <o:OLEObject Type="Embed" ProgID="Equation.3" ShapeID="_x0000_i1438" DrawAspect="Content" ObjectID="_1569608191" r:id="rId818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320" w:dyaOrig="360">
          <v:shape id="_x0000_i1439" type="#_x0000_t75" style="width:66.75pt;height:17.25pt" o:ole="">
            <v:imagedata r:id="rId819" o:title=""/>
          </v:shape>
          <o:OLEObject Type="Embed" ProgID="Equation.3" ShapeID="_x0000_i1439" DrawAspect="Content" ObjectID="_1569608192" r:id="rId820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ចំនួន</w:t>
      </w:r>
      <w:r w:rsidR="00DD0D79" w:rsidRPr="00DD0D79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600" w:dyaOrig="279">
          <v:shape id="_x0000_i1440" type="#_x0000_t75" style="width:30pt;height:15pt" o:ole="">
            <v:imagedata r:id="rId821" o:title=""/>
          </v:shape>
          <o:OLEObject Type="Embed" ProgID="Equation.3" ShapeID="_x0000_i1440" DrawAspect="Content" ObjectID="_1569608193" r:id="rId822"/>
        </w:objec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ទៅក្នុងអាងនោះ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គណនាកំហាប់</w:t>
      </w:r>
      <w:r w:rsidR="00DD0D79" w:rsidRPr="00DD0D79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1920" w:dyaOrig="380">
          <v:shape id="_x0000_i1441" type="#_x0000_t75" style="width:96.75pt;height:20.25pt" o:ole="">
            <v:imagedata r:id="rId823" o:title=""/>
          </v:shape>
          <o:OLEObject Type="Embed" ProgID="Equation.3" ShapeID="_x0000_i1441" DrawAspect="Content" ObjectID="_1569608194" r:id="rId824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ដែលមាននៅក្នុងអាងចិញ្ចឹមត្រី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440" w:dyaOrig="320">
          <v:shape id="_x0000_i1442" type="#_x0000_t75" style="width:20.25pt;height:15pt" o:ole="">
            <v:imagedata r:id="rId825" o:title=""/>
          </v:shape>
          <o:OLEObject Type="Embed" ProgID="Equation.3" ShapeID="_x0000_i1442" DrawAspect="Content" ObjectID="_1569608195" r:id="rId826"/>
        </w:objec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នៃទឹកដែលមានក្នុងអាងចិញ្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ចឹមត្រី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។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តើត្រីអាចរស់ក្នុងមជ្ឈដ្ឋាន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ពុល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នេះបានដែរឬទេ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F11C56" w:rsidRDefault="00F11C56" w:rsidP="00F11C56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lastRenderedPageBreak/>
        <w:t>៤១.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សូលុយស្យុង</w:t>
      </w:r>
      <w:r w:rsidR="00DD0D79" w:rsidRPr="00DD0D79">
        <w:rPr>
          <w:rFonts w:ascii="Khmer OS Content" w:hAnsi="Khmer OS Content" w:cs="Khmer OS Content"/>
          <w:noProof/>
          <w:position w:val="-12"/>
          <w:sz w:val="20"/>
          <w:szCs w:val="20"/>
          <w:lang w:bidi="km-KH"/>
        </w:rPr>
        <w:drawing>
          <wp:inline distT="0" distB="0" distL="0" distR="0">
            <wp:extent cx="190500" cy="219075"/>
            <wp:effectExtent l="19050" t="0" r="0" b="0"/>
            <wp:docPr id="1125" name="Picture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8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នៃអាស៊ីតក្លរីឌ្រិចមួយបានមកដោយរំលាយឧស្ម័ន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អ៊ីដ្រូសែនក្លរួក្នុងទឹកសុទ្ធ</w:t>
      </w:r>
      <w:r w:rsidR="00DD0D79" w:rsidRPr="00DD0D79">
        <w:rPr>
          <w:rFonts w:ascii="Khmer OS Content" w:hAnsi="Khmer OS Content" w:cs="Khmer OS Content"/>
          <w:noProof/>
          <w:position w:val="-6"/>
          <w:sz w:val="20"/>
          <w:szCs w:val="20"/>
          <w:lang w:bidi="km-KH"/>
        </w:rPr>
        <w:drawing>
          <wp:inline distT="0" distB="0" distL="0" distR="0">
            <wp:extent cx="466725" cy="190500"/>
            <wp:effectExtent l="19050" t="0" r="9525" b="0"/>
            <wp:docPr id="1126" name="Picture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8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។សូលុយស្យុងដែល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​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ទទួលបាននេះមាន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628650" cy="190500"/>
            <wp:effectExtent l="19050" t="0" r="0" b="0"/>
            <wp:docPr id="1127" name="Picture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8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bidi="km-KH"/>
        </w:rPr>
        <w:t>គណនាមាឌឧស្ម័នដែលត្រូវទង្វើសូលុយស្យុងអាស៊ីតខាងលើ</w:t>
      </w:r>
      <w:r w:rsidR="00DD0D79" w:rsidRPr="00DD0D79">
        <w:rPr>
          <w:rFonts w:ascii="Khmer OS Content" w:hAnsi="Khmer OS Content" w:cs="Khmer OS Content"/>
          <w:sz w:val="20"/>
          <w:szCs w:val="20"/>
        </w:rPr>
        <w:t>?</w:t>
      </w:r>
      <w:r w:rsidR="00DD0D79" w:rsidRPr="00DD0D79">
        <w:rPr>
          <w:rFonts w:ascii="Khmer OS Content" w:hAnsi="Khmer OS Content" w:cs="Khmer OS Content"/>
          <w:sz w:val="20"/>
          <w:szCs w:val="20"/>
        </w:rPr>
        <w:tab/>
        <w:t xml:space="preserve">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</w:rPr>
        <w:t xml:space="preserve">-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គេយក</w:t>
      </w:r>
      <w:r w:rsidR="00DD0D79" w:rsidRPr="00DD0D79">
        <w:rPr>
          <w:rFonts w:ascii="Khmer OS Content" w:hAnsi="Khmer OS Content" w:cs="Khmer OS Content"/>
          <w:noProof/>
          <w:position w:val="-6"/>
          <w:sz w:val="20"/>
          <w:szCs w:val="20"/>
          <w:lang w:bidi="km-KH"/>
        </w:rPr>
        <w:drawing>
          <wp:inline distT="0" distB="0" distL="0" distR="0">
            <wp:extent cx="381000" cy="190500"/>
            <wp:effectExtent l="19050" t="0" r="0" b="0"/>
            <wp:docPr id="1128" name="Picture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/>
                    <pic:cNvPicPr>
                      <a:picLocks noChangeAspect="1" noChangeArrowheads="1"/>
                    </pic:cNvPicPr>
                  </pic:nvPicPr>
                  <pic:blipFill>
                    <a:blip r:embed="rId8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="00DD0D79" w:rsidRPr="00DD0D79">
        <w:rPr>
          <w:rFonts w:ascii="Khmer OS Content" w:hAnsi="Khmer OS Content" w:cs="Khmer OS Content"/>
          <w:noProof/>
          <w:position w:val="-12"/>
          <w:sz w:val="20"/>
          <w:szCs w:val="20"/>
          <w:lang w:bidi="km-KH"/>
        </w:rPr>
        <w:drawing>
          <wp:inline distT="0" distB="0" distL="0" distR="0">
            <wp:extent cx="190500" cy="219075"/>
            <wp:effectExtent l="19050" t="0" r="0" b="0"/>
            <wp:docPr id="1129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8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នេះបន្ថែមទឹកសុទ្ធគេទទួលបានសូលុយស្យុង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161925" cy="219075"/>
            <wp:effectExtent l="19050" t="0" r="9525" b="0"/>
            <wp:docPr id="1130" name="Picture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8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មាន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504825" cy="190500"/>
            <wp:effectExtent l="19050" t="0" r="9525" b="0"/>
            <wp:docPr id="1131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8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១</w:t>
      </w:r>
      <w:r w:rsidR="00DD0D79" w:rsidRPr="00DD0D79">
        <w:rPr>
          <w:rFonts w:ascii="Khmer OS Content" w:hAnsi="Khmer OS Content" w:cs="Khmer OS Content"/>
          <w:sz w:val="20"/>
          <w:szCs w:val="20"/>
        </w:rPr>
        <w:t xml:space="preserve">-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គណនាមាឌទឹកចាំបាច់ដែលត្រូវបន្ថែមដើម្បីទទួលបាន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161925" cy="219075"/>
            <wp:effectExtent l="19050" t="0" r="9525" b="0"/>
            <wp:docPr id="1132" name="Picture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8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២</w:t>
      </w:r>
      <w:r w:rsidR="00DD0D79" w:rsidRPr="00DD0D79">
        <w:rPr>
          <w:rFonts w:ascii="Khmer OS Content" w:hAnsi="Khmer OS Content" w:cs="Khmer OS Content"/>
          <w:sz w:val="20"/>
          <w:szCs w:val="20"/>
        </w:rPr>
        <w:t xml:space="preserve">-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គេធ្វើអត្រាសូលុយស្យុង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161925" cy="219075"/>
            <wp:effectExtent l="19050" t="0" r="9525" b="0"/>
            <wp:docPr id="1133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8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ដោយសូលុយស្យុងកាល់ស្យូមអ៊ីដ្រុកស៊ីតដែល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មានមាឌ</w:t>
      </w:r>
      <w:r w:rsidR="00DD0D79" w:rsidRPr="00DD0D79">
        <w:rPr>
          <w:rFonts w:ascii="Khmer OS Content" w:hAnsi="Khmer OS Content" w:cs="Khmer OS Content"/>
          <w:noProof/>
          <w:position w:val="-6"/>
          <w:sz w:val="20"/>
          <w:szCs w:val="20"/>
          <w:lang w:bidi="km-KH"/>
        </w:rPr>
        <w:drawing>
          <wp:inline distT="0" distB="0" distL="0" distR="0">
            <wp:extent cx="381000" cy="190500"/>
            <wp:effectExtent l="19050" t="0" r="0" b="0"/>
            <wp:docPr id="1134" name="Picture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8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និងកំហាប់</w:t>
      </w:r>
      <w:r w:rsidR="00DD0D79" w:rsidRPr="00DD0D79">
        <w:rPr>
          <w:rFonts w:ascii="Khmer OS Content" w:hAnsi="Khmer OS Content" w:cs="Khmer OS Content"/>
          <w:noProof/>
          <w:position w:val="-6"/>
          <w:sz w:val="20"/>
          <w:szCs w:val="20"/>
          <w:lang w:bidi="km-KH"/>
        </w:rPr>
        <w:drawing>
          <wp:inline distT="0" distB="0" distL="0" distR="0">
            <wp:extent cx="914400" cy="190500"/>
            <wp:effectExtent l="19050" t="0" r="0" b="0"/>
            <wp:docPr id="1135" name="Pictur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8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។​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285750" cy="190500"/>
            <wp:effectExtent l="19050" t="0" r="0" b="0"/>
            <wp:docPr id="1136" name="Picture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8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ទទួលបាន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ក្រោយអត្រា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</w:t>
      </w:r>
    </w:p>
    <w:p w:rsidR="00A01C6A" w:rsidRPr="00DD0D79" w:rsidRDefault="00B065C5" w:rsidP="00A01C6A">
      <w:pPr>
        <w:ind w:left="720" w:hanging="720"/>
        <w:rPr>
          <w:rFonts w:ascii="Khmer OS Content" w:hAnsi="Khmer OS Content" w:cs="Khmer OS Content"/>
          <w:sz w:val="20"/>
          <w:szCs w:val="20"/>
          <w:cs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៤២.</w:t>
      </w:r>
      <w:r w:rsidR="00A01C6A">
        <w:rPr>
          <w:rFonts w:ascii="Khmer OS Content" w:hAnsi="Khmer OS Content" w:cs="Khmer OS Content"/>
          <w:sz w:val="20"/>
          <w:szCs w:val="20"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គេត្រាំបន្ទះដែកក្នុង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466725" cy="190500"/>
            <wp:effectExtent l="19050" t="0" r="9525" b="0"/>
            <wp:docPr id="1137" name="Picture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3"/>
                    <pic:cNvPicPr>
                      <a:picLocks noChangeAspect="1" noChangeArrowheads="1"/>
                    </pic:cNvPicPr>
                  </pic:nvPicPr>
                  <pic:blipFill>
                    <a:blip r:embed="rId8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សូលុយស្យុងអាស៊ីតស៊ុលផួរិច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590550" cy="219075"/>
            <wp:effectExtent l="0" t="0" r="0" b="0"/>
            <wp:docPr id="1138" name="Picture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/>
                    <pic:cNvPicPr>
                      <a:picLocks noChangeAspect="1" noChangeArrowheads="1"/>
                    </pic:cNvPicPr>
                  </pic:nvPicPr>
                  <pic:blipFill>
                    <a:blip r:embed="rId8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កំហាប់</w:t>
      </w:r>
      <w:r w:rsidR="00DD0D79" w:rsidRPr="00DD0D79">
        <w:rPr>
          <w:rFonts w:ascii="Khmer OS Content" w:hAnsi="Khmer OS Content" w:cs="Khmer OS Content"/>
          <w:noProof/>
          <w:position w:val="-6"/>
          <w:sz w:val="20"/>
          <w:szCs w:val="20"/>
          <w:lang w:bidi="km-KH"/>
        </w:rPr>
        <w:drawing>
          <wp:inline distT="0" distB="0" distL="0" distR="0">
            <wp:extent cx="466725" cy="190500"/>
            <wp:effectExtent l="19050" t="0" r="0" b="0"/>
            <wp:docPr id="1139" name="Picture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5"/>
                    <pic:cNvPicPr>
                      <a:picLocks noChangeAspect="1" noChangeArrowheads="1"/>
                    </pic:cNvPicPr>
                  </pic:nvPicPr>
                  <pic:blipFill>
                    <a:blip r:embed="rId8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នៅខណះ</w:t>
      </w:r>
      <w:r w:rsidR="00DD0D79" w:rsidRPr="00DD0D79">
        <w:rPr>
          <w:rFonts w:ascii="Khmer OS Content" w:hAnsi="Khmer OS Content" w:cs="Khmer OS Content"/>
          <w:noProof/>
          <w:position w:val="-6"/>
          <w:sz w:val="20"/>
          <w:szCs w:val="20"/>
          <w:lang w:bidi="km-KH"/>
        </w:rPr>
        <w:drawing>
          <wp:inline distT="0" distB="0" distL="0" distR="0">
            <wp:extent cx="95250" cy="161925"/>
            <wp:effectExtent l="19050" t="0" r="0" b="0"/>
            <wp:docPr id="1140" name="Picture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6"/>
                    <pic:cNvPicPr>
                      <a:picLocks noChangeAspect="1" noChangeArrowheads="1"/>
                    </pic:cNvPicPr>
                  </pic:nvPicPr>
                  <pic:blipFill>
                    <a:blip r:embed="rId8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គេទទួលបានឧស្ម័ន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190500" cy="190500"/>
            <wp:effectExtent l="19050" t="0" r="0" b="0"/>
            <wp:docPr id="1141" name="Picture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7"/>
                    <pic:cNvPicPr>
                      <a:picLocks noChangeAspect="1" noChangeArrowheads="1"/>
                    </pic:cNvPicPr>
                  </pic:nvPicPr>
                  <pic:blipFill>
                    <a:blip r:embed="rId8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1C6A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A01C6A"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 w:rsidR="00A01C6A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ក.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គណនាម៉ាសដែកដែលត្រាំគេដឹងថាដែកចូលរួមប្រតិកម្មអស់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447675" cy="190500"/>
            <wp:effectExtent l="19050" t="0" r="9525" b="0"/>
            <wp:docPr id="1142" name="Picture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8"/>
                    <pic:cNvPicPr>
                      <a:picLocks noChangeAspect="1" noChangeArrowheads="1"/>
                    </pic:cNvPicPr>
                  </pic:nvPicPr>
                  <pic:blipFill>
                    <a:blip r:embed="rId8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ហើយមាឌម៉ូលឧស្ម័នគឺ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628650" cy="190500"/>
            <wp:effectExtent l="19050" t="0" r="0" b="0"/>
            <wp:docPr id="1167" name="Picture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9"/>
                    <pic:cNvPicPr>
                      <a:picLocks noChangeAspect="1" noChangeArrowheads="1"/>
                    </pic:cNvPicPr>
                  </pic:nvPicPr>
                  <pic:blipFill>
                    <a:blip r:embed="rId8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1C6A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                                           </w:t>
      </w:r>
      <w:r w:rsidR="00A01C6A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ខ.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285750" cy="190500"/>
            <wp:effectExtent l="19050" t="0" r="0" b="0"/>
            <wp:docPr id="1168" name="Picture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0"/>
                    <pic:cNvPicPr>
                      <a:picLocks noChangeAspect="1" noChangeArrowheads="1"/>
                    </pic:cNvPicPr>
                  </pic:nvPicPr>
                  <pic:blipFill>
                    <a:blip r:embed="rId8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នៃសូលុយស្យុងនៅខណះ</w:t>
      </w:r>
      <w:r w:rsidR="00DD0D79" w:rsidRPr="00DD0D79">
        <w:rPr>
          <w:rFonts w:ascii="Khmer OS Content" w:hAnsi="Khmer OS Content" w:cs="Khmer OS Content"/>
          <w:noProof/>
          <w:position w:val="-6"/>
          <w:sz w:val="20"/>
          <w:szCs w:val="20"/>
          <w:lang w:bidi="km-KH"/>
        </w:rPr>
        <w:drawing>
          <wp:inline distT="0" distB="0" distL="0" distR="0">
            <wp:extent cx="95250" cy="161925"/>
            <wp:effectExtent l="19050" t="0" r="0" b="0"/>
            <wp:docPr id="1169" name="Picture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1"/>
                    <pic:cNvPicPr>
                      <a:picLocks noChangeAspect="1" noChangeArrowheads="1"/>
                    </pic:cNvPicPr>
                  </pic:nvPicPr>
                  <pic:blipFill>
                    <a:blip r:embed="rId8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។ </w:t>
      </w:r>
      <w:r w:rsidR="00A01C6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គេសន្មតថាមាឌសូលុយស្យុងថេរ</w:t>
      </w:r>
      <w:r w:rsidR="00A01C6A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A01C6A"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 w:rsidR="00A01C6A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គ.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គណនាកំហាប់នៃប្រភេទគីមីផ្សេងៗនៅខណះ</w:t>
      </w:r>
      <w:r w:rsidR="00DD0D79" w:rsidRPr="00DD0D79">
        <w:rPr>
          <w:rFonts w:ascii="Khmer OS Content" w:hAnsi="Khmer OS Content" w:cs="Khmer OS Content"/>
          <w:noProof/>
          <w:position w:val="-6"/>
          <w:sz w:val="20"/>
          <w:szCs w:val="20"/>
          <w:lang w:bidi="km-KH"/>
        </w:rPr>
        <w:drawing>
          <wp:inline distT="0" distB="0" distL="0" distR="0">
            <wp:extent cx="95250" cy="161925"/>
            <wp:effectExtent l="19050" t="0" r="0" b="0"/>
            <wp:docPr id="1170" name="Picture 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2"/>
                    <pic:cNvPicPr>
                      <a:picLocks noChangeAspect="1" noChangeArrowheads="1"/>
                    </pic:cNvPicPr>
                  </pic:nvPicPr>
                  <pic:blipFill>
                    <a:blip r:embed="rId8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1C6A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</w:p>
    <w:p w:rsidR="00DD0D79" w:rsidRPr="00DD0D79" w:rsidRDefault="00B065C5" w:rsidP="00B065C5">
      <w:pPr>
        <w:spacing w:line="228" w:lineRule="auto"/>
        <w:ind w:left="720" w:hanging="720"/>
        <w:rPr>
          <w:rFonts w:ascii="Khmer OS Content" w:hAnsi="Khmer OS Content" w:cs="Khmer OS Content"/>
          <w:sz w:val="20"/>
          <w:szCs w:val="20"/>
          <w:lang w:val="ca-ES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៤៣.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គេបន្ថែមសូលុយស្យុង</w:t>
      </w:r>
      <w:r w:rsidR="00DD0D79" w:rsidRPr="00DD0D79">
        <w:rPr>
          <w:rFonts w:ascii="Khmer OS Content" w:hAnsi="Khmer OS Content" w:cs="Khmer OS Content"/>
          <w:noProof/>
          <w:position w:val="-12"/>
          <w:sz w:val="20"/>
          <w:szCs w:val="20"/>
          <w:lang w:bidi="km-KH"/>
        </w:rPr>
        <w:drawing>
          <wp:inline distT="0" distB="0" distL="0" distR="0">
            <wp:extent cx="695325" cy="219075"/>
            <wp:effectExtent l="0" t="0" r="9525" b="0"/>
            <wp:docPr id="1171" name="Picture 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3"/>
                    <pic:cNvPicPr>
                      <a:picLocks noChangeAspect="1" noChangeArrowheads="1"/>
                    </pic:cNvPicPr>
                  </pic:nvPicPr>
                  <pic:blipFill>
                    <a:blip r:embed="rId8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បរិមាណលើសទៅក្នុង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466725" cy="190500"/>
            <wp:effectExtent l="19050" t="0" r="9525" b="0"/>
            <wp:docPr id="1172" name="Picture 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4"/>
                    <pic:cNvPicPr>
                      <a:picLocks noChangeAspect="1" noChangeArrowheads="1"/>
                    </pic:cNvPicPr>
                  </pic:nvPicPr>
                  <pic:blipFill>
                    <a:blip r:embed="rId8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សូលុយស្យុង</w:t>
      </w:r>
      <w:r w:rsidR="00DD0D79" w:rsidRPr="00DD0D79">
        <w:rPr>
          <w:rFonts w:ascii="Khmer OS Content" w:hAnsi="Khmer OS Content" w:cs="Khmer OS Content"/>
          <w:noProof/>
          <w:position w:val="-4"/>
          <w:sz w:val="20"/>
          <w:szCs w:val="20"/>
          <w:lang w:bidi="km-KH"/>
        </w:rPr>
        <w:drawing>
          <wp:inline distT="0" distB="0" distL="0" distR="0">
            <wp:extent cx="161925" cy="161925"/>
            <wp:effectExtent l="19050" t="0" r="0" b="0"/>
            <wp:docPr id="1173" name="Picture 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5"/>
                    <pic:cNvPicPr>
                      <a:picLocks noChangeAspect="1" noChangeArrowheads="1"/>
                    </pic:cNvPicPr>
                  </pic:nvPicPr>
                  <pic:blipFill>
                    <a:blip r:embed="rId8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នៃអាស៊ីតស៊ុលផួរិច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590550" cy="219075"/>
            <wp:effectExtent l="0" t="0" r="0" b="0"/>
            <wp:docPr id="1174" name="Picture 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6"/>
                    <pic:cNvPicPr>
                      <a:picLocks noChangeAspect="1" noChangeArrowheads="1"/>
                    </pic:cNvPicPr>
                  </pic:nvPicPr>
                  <pic:blipFill>
                    <a:blip r:embed="rId8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គេទទួលបានកករ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409575" cy="190500"/>
            <wp:effectExtent l="19050" t="0" r="9525" b="0"/>
            <wp:docPr id="1175" name="Picture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/>
                    <pic:cNvPicPr>
                      <a:picLocks noChangeAspect="1" noChangeArrowheads="1"/>
                    </pic:cNvPicPr>
                  </pic:nvPicPr>
                  <pic:blipFill>
                    <a:blip r:embed="rId8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ab/>
        <w:t xml:space="preserve">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គណនាកំហាប់នៃប្រភេទគីមីផ្សេងៗក្នុងសូលុយស្យុង</w:t>
      </w:r>
      <w:r w:rsidR="00DD0D79" w:rsidRPr="00DD0D79">
        <w:rPr>
          <w:rFonts w:ascii="Khmer OS Content" w:hAnsi="Khmer OS Content" w:cs="Khmer OS Content"/>
          <w:noProof/>
          <w:position w:val="-4"/>
          <w:sz w:val="20"/>
          <w:szCs w:val="20"/>
          <w:lang w:bidi="km-KH"/>
        </w:rPr>
        <w:drawing>
          <wp:inline distT="0" distB="0" distL="0" distR="0">
            <wp:extent cx="161925" cy="161925"/>
            <wp:effectExtent l="19050" t="0" r="0" b="0"/>
            <wp:docPr id="1176" name="Picture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8"/>
                    <pic:cNvPicPr>
                      <a:picLocks noChangeAspect="1" noChangeArrowheads="1"/>
                    </pic:cNvPicPr>
                  </pic:nvPicPr>
                  <pic:blipFill>
                    <a:blip r:embed="rId8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DD0D79" w:rsidRPr="00DD0D79" w:rsidRDefault="00DD0D79" w:rsidP="00B065C5">
      <w:pPr>
        <w:spacing w:line="192" w:lineRule="auto"/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819150" cy="190500"/>
            <wp:effectExtent l="19050" t="0" r="0" b="0"/>
            <wp:docPr id="1177" name="Picture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9"/>
                    <pic:cNvPicPr>
                      <a:picLocks noChangeAspect="1" noChangeArrowheads="1"/>
                    </pic:cNvPicPr>
                  </pic:nvPicPr>
                  <pic:blipFill>
                    <a:blip r:embed="rId8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</w:t>
      </w:r>
      <w:r w:rsidRPr="00DD0D79">
        <w:rPr>
          <w:rFonts w:ascii="Khmer OS Content" w:hAnsi="Khmer OS Content" w:cs="Khmer OS Content"/>
          <w:noProof/>
          <w:position w:val="-4"/>
          <w:sz w:val="20"/>
          <w:szCs w:val="20"/>
          <w:lang w:bidi="km-KH"/>
        </w:rPr>
        <w:drawing>
          <wp:inline distT="0" distB="0" distL="0" distR="0">
            <wp:extent cx="161925" cy="161925"/>
            <wp:effectExtent l="19050" t="0" r="0" b="0"/>
            <wp:docPr id="1178" name="Picture 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0"/>
                    <pic:cNvPicPr>
                      <a:picLocks noChangeAspect="1" noChangeArrowheads="1"/>
                    </pic:cNvPicPr>
                  </pic:nvPicPr>
                  <pic:blipFill>
                    <a:blip r:embed="rId8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DD0D79" w:rsidRPr="00DD0D79" w:rsidRDefault="00DD0D79" w:rsidP="00B065C5">
      <w:pPr>
        <w:spacing w:line="192" w:lineRule="auto"/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គេលាយ</w:t>
      </w:r>
      <w:r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409575" cy="190500"/>
            <wp:effectExtent l="19050" t="0" r="9525" b="0"/>
            <wp:docPr id="1179" name="Picture 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1"/>
                    <pic:cNvPicPr>
                      <a:picLocks noChangeAspect="1" noChangeArrowheads="1"/>
                    </pic:cNvPicPr>
                  </pic:nvPicPr>
                  <pic:blipFill>
                    <a:blip r:embed="rId8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Pr="00DD0D79">
        <w:rPr>
          <w:rFonts w:ascii="Khmer OS Content" w:hAnsi="Khmer OS Content" w:cs="Khmer OS Content"/>
          <w:noProof/>
          <w:position w:val="-4"/>
          <w:sz w:val="20"/>
          <w:szCs w:val="20"/>
          <w:lang w:bidi="km-KH"/>
        </w:rPr>
        <w:drawing>
          <wp:inline distT="0" distB="0" distL="0" distR="0">
            <wp:extent cx="161925" cy="161925"/>
            <wp:effectExtent l="19050" t="0" r="0" b="0"/>
            <wp:docPr id="1180" name="Picture 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2"/>
                    <pic:cNvPicPr>
                      <a:picLocks noChangeAspect="1" noChangeArrowheads="1"/>
                    </pic:cNvPicPr>
                  </pic:nvPicPr>
                  <pic:blipFill>
                    <a:blip r:embed="rId8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ជាមួយ</w:t>
      </w:r>
      <w:r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409575" cy="190500"/>
            <wp:effectExtent l="19050" t="0" r="9525" b="0"/>
            <wp:docPr id="1181" name="Picture 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3"/>
                    <pic:cNvPicPr>
                      <a:picLocks noChangeAspect="1" noChangeArrowheads="1"/>
                    </pic:cNvPicPr>
                  </pic:nvPicPr>
                  <pic:blipFill>
                    <a:blip r:embed="rId8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ស៊ូត</w:t>
      </w:r>
      <w:r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561975" cy="190500"/>
            <wp:effectExtent l="0" t="0" r="0" b="0"/>
            <wp:docPr id="1182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4"/>
                    <pic:cNvPicPr>
                      <a:picLocks noChangeAspect="1" noChangeArrowheads="1"/>
                    </pic:cNvPicPr>
                  </pic:nvPicPr>
                  <pic:blipFill>
                    <a:blip r:embed="rId8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កំហាប់</w:t>
      </w:r>
      <w:r w:rsidRPr="00DD0D79">
        <w:rPr>
          <w:rFonts w:ascii="Khmer OS Content" w:hAnsi="Khmer OS Content" w:cs="Khmer OS Content"/>
          <w:noProof/>
          <w:position w:val="-6"/>
          <w:sz w:val="20"/>
          <w:szCs w:val="20"/>
          <w:lang w:bidi="km-KH"/>
        </w:rPr>
        <w:drawing>
          <wp:inline distT="0" distB="0" distL="0" distR="0">
            <wp:extent cx="723900" cy="190500"/>
            <wp:effectExtent l="19050" t="0" r="0" b="0"/>
            <wp:docPr id="1183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5"/>
                    <pic:cNvPicPr>
                      <a:picLocks noChangeAspect="1" noChangeArrowheads="1"/>
                    </pic:cNvPicPr>
                  </pic:nvPicPr>
                  <pic:blipFill>
                    <a:blip r:embed="rId8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DD0D79" w:rsidRPr="00DD0D79" w:rsidRDefault="00DD0D79" w:rsidP="00DD0D79">
      <w:pPr>
        <w:spacing w:line="192" w:lineRule="auto"/>
        <w:rPr>
          <w:rFonts w:ascii="Khmer OS Content" w:hAnsi="Khmer OS Content" w:cs="Khmer OS Content"/>
          <w:sz w:val="20"/>
          <w:szCs w:val="20"/>
          <w:lang w:val="ca-ES"/>
        </w:rPr>
      </w:pPr>
      <w:r w:rsidRPr="00DD0D79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១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តើសមមូលអាស៊ីត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បាសកើតមានឬទេ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DD0D79" w:rsidRPr="00DD0D79" w:rsidRDefault="00DD0D79" w:rsidP="00DD0D79">
      <w:pPr>
        <w:spacing w:line="192" w:lineRule="auto"/>
        <w:rPr>
          <w:rFonts w:ascii="Khmer OS Content" w:hAnsi="Khmer OS Content" w:cs="Khmer OS Content"/>
          <w:sz w:val="20"/>
          <w:szCs w:val="20"/>
          <w:lang w:val="ca-ES"/>
        </w:rPr>
      </w:pPr>
      <w:r w:rsidRPr="00DD0D79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២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គណនាកំហាប់ប្រភេទគីមីផ្សេងៗក្នុងល្បាយ និង </w:t>
      </w:r>
      <w:r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285750" cy="190500"/>
            <wp:effectExtent l="19050" t="0" r="0" b="0"/>
            <wp:docPr id="249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6"/>
                    <pic:cNvPicPr>
                      <a:picLocks noChangeAspect="1" noChangeArrowheads="1"/>
                    </pic:cNvPicPr>
                  </pic:nvPicPr>
                  <pic:blipFill>
                    <a:blip r:embed="rId8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នៃល្បាយ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B065C5" w:rsidRDefault="00B065C5" w:rsidP="00B065C5">
      <w:pPr>
        <w:spacing w:line="228" w:lineRule="auto"/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៤៤.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សូលុយស្យុងបារ៉្យូមអ៊ីដ្រុកស៊ីតមានកំហាប់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628650" cy="190500"/>
            <wp:effectExtent l="19050" t="0" r="0" b="0"/>
            <wp:docPr id="2503" name="Picture 2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3"/>
                    <pic:cNvPicPr>
                      <a:picLocks noChangeAspect="1" noChangeArrowheads="1"/>
                    </pic:cNvPicPr>
                  </pic:nvPicPr>
                  <pic:blipFill>
                    <a:blip r:embed="rId8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គណនាកំហាប់នៃប្រភេទគីមីដែលមានក្នុងសូលុយស្យុងនេះ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819150" cy="190500"/>
            <wp:effectExtent l="19050" t="0" r="0" b="0"/>
            <wp:docPr id="2504" name="Picture 2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4"/>
                    <pic:cNvPicPr>
                      <a:picLocks noChangeAspect="1" noChangeArrowheads="1"/>
                    </pic:cNvPicPr>
                  </pic:nvPicPr>
                  <pic:blipFill>
                    <a:blip r:embed="rId8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នៃសូលុយស្យុងនេះ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                                              </w:t>
      </w:r>
    </w:p>
    <w:p w:rsidR="00DD0D79" w:rsidRPr="00DD0D79" w:rsidRDefault="00B065C5" w:rsidP="00B065C5">
      <w:pPr>
        <w:spacing w:line="228" w:lineRule="auto"/>
        <w:ind w:left="720" w:hanging="720"/>
        <w:rPr>
          <w:rFonts w:ascii="Khmer OS Content" w:hAnsi="Khmer OS Content" w:cs="Khmer OS Content"/>
          <w:sz w:val="20"/>
          <w:szCs w:val="20"/>
          <w:lang w:val="ca-ES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៤៥.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ទឹកកំបោរជាសូលុយស្យុងឆ្អែតនៃកាល់ស្យូមអ៊ីដ្រុកស៊ីតដែលចាត់ទុក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ជាឌីបាសខ្លាំង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។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គេដឹងថាការរលាយនៃ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628650" cy="219075"/>
            <wp:effectExtent l="0" t="0" r="0" b="0"/>
            <wp:docPr id="2505" name="Picture 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9"/>
                    <pic:cNvPicPr>
                      <a:picLocks noChangeAspect="1" noChangeArrowheads="1"/>
                    </pic:cNvPicPr>
                  </pic:nvPicPr>
                  <pic:blipFill>
                    <a:blip r:embed="rId8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ក្នុងទឹកគឺ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533400" cy="219075"/>
            <wp:effectExtent l="19050" t="0" r="0" b="0"/>
            <wp:docPr id="2506" name="Picture 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0"/>
                    <pic:cNvPicPr>
                      <a:picLocks noChangeAspect="1" noChangeArrowheads="1"/>
                    </pic:cNvPicPr>
                  </pic:nvPicPr>
                  <pic:blipFill>
                    <a:blip r:embed="rId8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27A0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</w:p>
    <w:p w:rsidR="00DD0D79" w:rsidRPr="00DD0D79" w:rsidRDefault="00DD0D79" w:rsidP="00B065C5">
      <w:pPr>
        <w:spacing w:line="228" w:lineRule="auto"/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គណនាកំហាប់ជាម៉ូលនៃសូលុយស្យុងទឹកកំបោរថ្លារ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DD0D79" w:rsidRPr="00DD0D79" w:rsidRDefault="00DD0D79" w:rsidP="00B065C5">
      <w:pPr>
        <w:spacing w:line="228" w:lineRule="auto"/>
        <w:ind w:left="720"/>
        <w:rPr>
          <w:rFonts w:ascii="Khmer OS Content" w:hAnsi="Khmer OS Content" w:cs="Khmer OS Content"/>
          <w:sz w:val="20"/>
          <w:szCs w:val="20"/>
          <w:lang w:val="ca-ES"/>
        </w:rPr>
      </w:pP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គណនាមាឌទឹកដែលត្រូវបន្ថែមទៅក្នុងទឹកកំបោរនេះ</w:t>
      </w:r>
      <w:r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466725" cy="190500"/>
            <wp:effectExtent l="19050" t="0" r="9525" b="0"/>
            <wp:docPr id="2507" name="Picture 2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1"/>
                    <pic:cNvPicPr>
                      <a:picLocks noChangeAspect="1" noChangeArrowheads="1"/>
                    </pic:cNvPicPr>
                  </pic:nvPicPr>
                  <pic:blipFill>
                    <a:blip r:embed="rId8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ដើម្បីទទួលបាន</w:t>
      </w:r>
      <w:r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សូលុយស្យុងថ្មីមាន</w:t>
      </w:r>
      <w:r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695325" cy="190500"/>
            <wp:effectExtent l="19050" t="0" r="9525" b="0"/>
            <wp:docPr id="2508" name="Picture 2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2"/>
                    <pic:cNvPicPr>
                      <a:picLocks noChangeAspect="1" noChangeArrowheads="1"/>
                    </pic:cNvPicPr>
                  </pic:nvPicPr>
                  <pic:blipFill>
                    <a:blip r:embed="rId8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65C5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                                                  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គេចាក់សូ</w:t>
      </w:r>
      <w:r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អាស៊ីតក្លរីឌ្រិចកំហាប់</w:t>
      </w:r>
      <w:r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628650" cy="219075"/>
            <wp:effectExtent l="19050" t="0" r="0" b="0"/>
            <wp:docPr id="2509" name="Picture 2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3"/>
                    <pic:cNvPicPr>
                      <a:picLocks noChangeAspect="1" noChangeArrowheads="1"/>
                    </pic:cNvPicPr>
                  </pic:nvPicPr>
                  <pic:blipFill>
                    <a:blip r:embed="rId8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ទៅក្នុង</w:t>
      </w:r>
      <w:r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466725" cy="190500"/>
            <wp:effectExtent l="19050" t="0" r="9525" b="0"/>
            <wp:docPr id="2510" name="Picture 2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4"/>
                    <pic:cNvPicPr>
                      <a:picLocks noChangeAspect="1" noChangeArrowheads="1"/>
                    </pic:cNvPicPr>
                  </pic:nvPicPr>
                  <pic:blipFill>
                    <a:blip r:embed="rId8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សំនួរ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(</w:t>
      </w:r>
      <w:r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Pr="00DD0D79">
        <w:rPr>
          <w:rFonts w:ascii="Khmer OS Content" w:hAnsi="Khmer OS Content" w:cs="Khmer OS Content"/>
          <w:sz w:val="20"/>
          <w:szCs w:val="20"/>
          <w:lang w:val="ca-ES"/>
        </w:rPr>
        <w:t>)</w:t>
      </w:r>
      <w:r w:rsidR="00B065C5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</w:p>
    <w:p w:rsidR="00DD0D79" w:rsidRPr="00DD0D79" w:rsidRDefault="00B065C5" w:rsidP="00B065C5">
      <w:pPr>
        <w:spacing w:line="228" w:lineRule="auto"/>
        <w:ind w:firstLine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  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គណនាមាឌសូ</w:t>
      </w:r>
      <w:r w:rsidR="00DD0D79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DD0D79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អាស៊ីតដែលត្រូវប្រើដើម្បីទទួលបានល្បាយមួយមាន</w:t>
      </w:r>
      <w:r w:rsidR="00DD0D79" w:rsidRPr="00DD0D79">
        <w:rPr>
          <w:rFonts w:ascii="Khmer OS Content" w:hAnsi="Khmer OS Content" w:cs="Khmer OS Content"/>
          <w:noProof/>
          <w:position w:val="-10"/>
          <w:sz w:val="20"/>
          <w:szCs w:val="20"/>
          <w:lang w:bidi="km-KH"/>
        </w:rPr>
        <w:drawing>
          <wp:inline distT="0" distB="0" distL="0" distR="0">
            <wp:extent cx="504825" cy="190500"/>
            <wp:effectExtent l="19050" t="0" r="9525" b="0"/>
            <wp:docPr id="2511" name="Picture 2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5"/>
                    <pic:cNvPicPr>
                      <a:picLocks noChangeAspect="1" noChangeArrowheads="1"/>
                    </pic:cNvPicPr>
                  </pic:nvPicPr>
                  <pic:blipFill>
                    <a:blip r:embed="rId8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DD0D79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</w:t>
      </w:r>
    </w:p>
    <w:p w:rsidR="00B747B3" w:rsidRPr="00DD0D79" w:rsidRDefault="00D127A0" w:rsidP="00D127A0">
      <w:pPr>
        <w:ind w:left="720" w:hanging="720"/>
        <w:rPr>
          <w:rFonts w:ascii="Khmer OS Siemreap" w:hAnsi="Khmer OS Siemreap" w:cstheme="minorBidi"/>
          <w:b/>
          <w:sz w:val="28"/>
          <w:szCs w:val="52"/>
          <w:lang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៤៦.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49335A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ទឹកកំបោរថ្លាជាសូលុយស្យុងឆ្អែតនៃកាល់ស្យូមអ៊ីដ្រុកស៊ីត</w:t>
      </w:r>
      <w:r w:rsidR="0049335A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180" w:dyaOrig="340">
          <v:shape id="_x0000_i1443" type="#_x0000_t75" style="width:59.25pt;height:17.25pt" o:ole="">
            <v:imagedata r:id="rId666" o:title=""/>
          </v:shape>
          <o:OLEObject Type="Embed" ProgID="Equation.3" ShapeID="_x0000_i1443" DrawAspect="Content" ObjectID="_1569608196" r:id="rId869"/>
        </w:objec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ដែលចាត់ទុកជាឌីបាសខ្លាំង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br/>
      </w:r>
      <w:r w:rsidR="0049335A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49335A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49335A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ចូរសរសេរសមីការនៃការបំបែកជាអ៊ីយ៉ុងនៃកាល់ស្យូមអ៊ីដ្រុកស៊ីត</w:t>
      </w:r>
      <w:r w:rsidR="0049335A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?              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</w:r>
      <w:r w:rsidR="0049335A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49335A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49335A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គណនាម៉ាសកាល់ស្យូមអ៊ីដ្រុកស៊ីតដែលមាននៅក្នុង</w:t>
      </w:r>
      <w:r w:rsidR="0049335A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20" w:dyaOrig="320">
          <v:shape id="_x0000_i1444" type="#_x0000_t75" style="width:15pt;height:15pt" o:ole="">
            <v:imagedata r:id="rId870" o:title=""/>
          </v:shape>
          <o:OLEObject Type="Embed" ProgID="Equation.3" ShapeID="_x0000_i1444" DrawAspect="Content" ObjectID="_1569608197" r:id="rId871"/>
        </w:object>
      </w:r>
      <w:r w:rsidR="0049335A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នៃសូលុយស្យុងកាល់</w:t>
      </w:r>
      <w:r w:rsidR="0049335A" w:rsidRPr="00DD0D79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49335A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ស្យូមអ៊ីដ្រុកស៊ីតដែលមាន</w:t>
      </w:r>
      <w:r w:rsidR="0049335A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080" w:dyaOrig="320">
          <v:shape id="_x0000_i1445" type="#_x0000_t75" style="width:54.75pt;height:15pt" o:ole="">
            <v:imagedata r:id="rId872" o:title=""/>
          </v:shape>
          <o:OLEObject Type="Embed" ProgID="Equation.3" ShapeID="_x0000_i1445" DrawAspect="Content" ObjectID="_1569608198" r:id="rId873"/>
        </w:object>
      </w:r>
      <w:r w:rsidR="0049335A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                                             </w:t>
      </w:r>
      <w:r w:rsidR="0049335A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="0049335A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49335A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គេយក</w:t>
      </w:r>
      <w:r w:rsidR="0049335A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446" type="#_x0000_t75" style="width:32.25pt;height:15pt" o:ole="">
            <v:imagedata r:id="rId874" o:title=""/>
          </v:shape>
          <o:OLEObject Type="Embed" ProgID="Equation.3" ShapeID="_x0000_i1446" DrawAspect="Content" ObjectID="_1569608199" r:id="rId875"/>
        </w:object>
      </w:r>
      <w:r w:rsidR="0049335A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="0049335A" w:rsidRPr="00DD0D79">
        <w:rPr>
          <w:rFonts w:ascii="Khmer OS Content" w:hAnsi="Khmer OS Content" w:cs="Khmer OS Content"/>
          <w:sz w:val="20"/>
          <w:szCs w:val="20"/>
          <w:lang w:val="ca-ES" w:bidi="km-KH"/>
        </w:rPr>
        <w:t>.</w:t>
      </w:r>
      <w:r w:rsidR="0049335A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អាស៊ីតក្លរីឌ្រិច</w:t>
      </w:r>
      <w:r w:rsidR="0049335A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60" w:dyaOrig="320">
          <v:shape id="_x0000_i1447" type="#_x0000_t75" style="width:32.25pt;height:15pt" o:ole="">
            <v:imagedata r:id="rId674" o:title=""/>
          </v:shape>
          <o:OLEObject Type="Embed" ProgID="Equation.3" ShapeID="_x0000_i1447" DrawAspect="Content" ObjectID="_1569608200" r:id="rId876"/>
        </w:object>
      </w:r>
      <w:r w:rsidR="0049335A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ដែលមានកំហាប់</w:t>
      </w:r>
      <w:r w:rsidR="0049335A" w:rsidRPr="00DD0D79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1660" w:dyaOrig="360">
          <v:shape id="_x0000_i1448" type="#_x0000_t75" style="width:84.75pt;height:17.25pt" o:ole="">
            <v:imagedata r:id="rId877" o:title=""/>
          </v:shape>
          <o:OLEObject Type="Embed" ProgID="Equation.3" ShapeID="_x0000_i1448" DrawAspect="Content" ObjectID="_1569608201" r:id="rId878"/>
        </w:objec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បន្ថែមទៅលើទឹកកំបោរថ្លារខាងលើ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។​</w:t>
      </w:r>
      <w:r w:rsidR="0049335A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ចូរសរសេរសមីការតាងប្រតិកម្ម និង គណនាមាឌសូលុយស្យុងទឹកកំបោរថ្លារដែលបានយកមកប្រើដើម្បី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​</w:t>
      </w:r>
      <w:r w:rsidR="0049335A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ធ្វើប្រតិកម្ម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​</w:t>
      </w:r>
      <w:r w:rsidR="0049335A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រហូតដល់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​</w:t>
      </w:r>
      <w:r w:rsidR="0049335A" w:rsidRPr="00DD0D79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ចំនុចសមមូលអាស៊ីត</w:t>
      </w:r>
      <w:r w:rsidR="0049335A" w:rsidRPr="00DD0D79">
        <w:rPr>
          <w:rFonts w:ascii="Khmer OS Content" w:hAnsi="Khmer OS Content" w:cs="Khmer OS Content"/>
          <w:sz w:val="20"/>
          <w:szCs w:val="20"/>
          <w:lang w:val="ca-ES"/>
        </w:rPr>
        <w:t>-</w:t>
      </w:r>
      <w:r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បាស</w:t>
      </w:r>
      <w:r w:rsidR="00174D21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​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។</w:t>
      </w:r>
      <w:r w:rsidR="0049335A" w:rsidRPr="00DD0D79">
        <w:rPr>
          <w:rFonts w:ascii="Khmer OS Content" w:hAnsi="Khmer OS Content" w:cs="Khmer OS Content"/>
          <w:sz w:val="20"/>
          <w:szCs w:val="20"/>
          <w:lang w:val="ca-ES"/>
        </w:rPr>
        <w:t xml:space="preserve">                                                                 </w:t>
      </w:r>
    </w:p>
    <w:p w:rsidR="002065AB" w:rsidRPr="006A5CDC" w:rsidRDefault="002065AB" w:rsidP="002065AB">
      <w:pPr>
        <w:jc w:val="center"/>
        <w:rPr>
          <w:rFonts w:ascii="Khmer OS Muol Light" w:hAnsi="Khmer OS Muol Light" w:cs="Khmer OS Muol Light"/>
          <w:sz w:val="28"/>
          <w:szCs w:val="28"/>
          <w:lang w:val="ca-ES"/>
        </w:rPr>
      </w:pPr>
      <w:r>
        <w:rPr>
          <w:rFonts w:ascii="Khmer OS Muol Light" w:hAnsi="Khmer OS Muol Light" w:cs="Khmer OS Muol Light"/>
          <w:sz w:val="28"/>
          <w:szCs w:val="28"/>
          <w:lang w:val="ca-ES"/>
        </w:rPr>
        <w:tab/>
      </w:r>
    </w:p>
    <w:p w:rsidR="002065AB" w:rsidRPr="00400253" w:rsidRDefault="00400253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៤៧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សូលុយស្យុងទឹក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449" type="#_x0000_t75" style="width:14.25pt;height:18pt" o:ole="">
            <v:imagedata r:id="rId879" o:title=""/>
          </v:shape>
          <o:OLEObject Type="Embed" ProgID="Equation.DSMT4" ShapeID="_x0000_i1449" DrawAspect="Content" ObjectID="_1569608202" r:id="rId880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នៃអាស៊ីតក្លរីឌ្រិចមានមាឌ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300" w:dyaOrig="260">
          <v:shape id="_x0000_i1450" type="#_x0000_t75" style="width:14.25pt;height:12.75pt" o:ole="">
            <v:imagedata r:id="rId881" o:title=""/>
          </v:shape>
          <o:OLEObject Type="Embed" ProgID="Equation.DSMT4" ShapeID="_x0000_i1450" DrawAspect="Content" ObjectID="_1569608203" r:id="rId882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បានមកពីការរំលាយឧស្ម័នអ៊ីដ្រូសែនក្លរួ</w:t>
      </w:r>
      <w:r w:rsidR="002065AB"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300" w:dyaOrig="260">
          <v:shape id="_x0000_i1451" type="#_x0000_t75" style="width:14.25pt;height:12.75pt" o:ole="">
            <v:imagedata r:id="rId881" o:title=""/>
          </v:shape>
          <o:OLEObject Type="Embed" ProgID="Equation.DSMT4" ShapeID="_x0000_i1451" DrawAspect="Content" ObjectID="_1569608204" r:id="rId883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ដោយដឹងមាឌម៉ូលឧស័្មននៅលក្ខខណ័្ឌពិសោធន៍គឺ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1020" w:dyaOrig="320">
          <v:shape id="_x0000_i1452" type="#_x0000_t75" style="width:50.25pt;height:15pt" o:ole="">
            <v:imagedata r:id="rId884" o:title=""/>
          </v:shape>
          <o:OLEObject Type="Embed" ProgID="Equation.DSMT4" ShapeID="_x0000_i1452" DrawAspect="Content" ObjectID="_1569608205" r:id="rId885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កំណត់កំហាប់ជាម៉ូលនៃសូ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453" type="#_x0000_t75" style="width:14.25pt;height:18pt" o:ole="">
            <v:imagedata r:id="rId879" o:title=""/>
          </v:shape>
          <o:OLEObject Type="Embed" ProgID="Equation.DSMT4" ShapeID="_x0000_i1453" DrawAspect="Content" ObjectID="_1569608206" r:id="rId886"/>
        </w:objec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កំណត់តំលៃ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454" type="#_x0000_t75" style="width:21.75pt;height:15pt" o:ole="">
            <v:imagedata r:id="rId887" o:title=""/>
          </v:shape>
          <o:OLEObject Type="Embed" ProgID="Equation.DSMT4" ShapeID="_x0000_i1454" DrawAspect="Content" ObjectID="_1569608207" r:id="rId888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455" type="#_x0000_t75" style="width:14.25pt;height:18pt" o:ole="">
            <v:imagedata r:id="rId879" o:title=""/>
          </v:shape>
          <o:OLEObject Type="Embed" ProgID="Equation.DSMT4" ShapeID="_x0000_i1455" DrawAspect="Content" ObjectID="_1569608208" r:id="rId889"/>
        </w:objec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គេរៀបចំទង្វើសូ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456" type="#_x0000_t75" style="width:12.75pt;height:18pt" o:ole="">
            <v:imagedata r:id="rId890" o:title=""/>
          </v:shape>
          <o:OLEObject Type="Embed" ProgID="Equation.DSMT4" ShapeID="_x0000_i1456" DrawAspect="Content" ObjectID="_1569608209" r:id="rId891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ដោយយកសូ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457" type="#_x0000_t75" style="width:14.25pt;height:18pt" o:ole="">
            <v:imagedata r:id="rId879" o:title=""/>
          </v:shape>
          <o:OLEObject Type="Embed" ProgID="Equation.DSMT4" ShapeID="_x0000_i1457" DrawAspect="Content" ObjectID="_1569608210" r:id="rId892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ចំនួន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00" w:dyaOrig="279">
          <v:shape id="_x0000_i1458" type="#_x0000_t75" style="width:30pt;height:14.25pt" o:ole="">
            <v:imagedata r:id="rId893" o:title=""/>
          </v:shape>
          <o:OLEObject Type="Embed" ProgID="Equation.DSMT4" ShapeID="_x0000_i1458" DrawAspect="Content" ObjectID="_1569608211" r:id="rId894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ទៅលាយជាមួយទឹកសុទ្ធ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459" type="#_x0000_t75" style="width:31.5pt;height:14.25pt" o:ole="">
            <v:imagedata r:id="rId895" o:title=""/>
          </v:shape>
          <o:OLEObject Type="Embed" ProgID="Equation.DSMT4" ShapeID="_x0000_i1459" DrawAspect="Content" ObjectID="_1569608212" r:id="rId896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កំណត់តំលៃ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460" type="#_x0000_t75" style="width:21.75pt;height:15pt" o:ole="">
            <v:imagedata r:id="rId887" o:title=""/>
          </v:shape>
          <o:OLEObject Type="Embed" ProgID="Equation.DSMT4" ShapeID="_x0000_i1460" DrawAspect="Content" ObjectID="_1569608213" r:id="rId897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461" type="#_x0000_t75" style="width:12.75pt;height:18pt" o:ole="">
            <v:imagedata r:id="rId898" o:title=""/>
          </v:shape>
          <o:OLEObject Type="Embed" ProgID="Equation.DSMT4" ShapeID="_x0000_i1461" DrawAspect="Content" ObjectID="_1569608214" r:id="rId899"/>
        </w:object>
      </w:r>
    </w:p>
    <w:p w:rsidR="002065AB" w:rsidRPr="00400253" w:rsidRDefault="00400253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color w:val="FF0000"/>
          <w:sz w:val="20"/>
          <w:szCs w:val="20"/>
          <w:cs/>
          <w:lang w:val="ca-ES" w:bidi="km-KH"/>
        </w:rPr>
        <w:t>៤៨</w:t>
      </w:r>
      <w:r w:rsidR="002065AB" w:rsidRPr="00400253">
        <w:rPr>
          <w:rFonts w:ascii="Khmer OS Siemreap" w:hAnsi="Khmer OS Siemreap" w:cs="Khmer OS Siemreap"/>
          <w:color w:val="FF0000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គេមានសូ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អាស៊ីតក្លរីឌ្រិចលក់នៅផ្សារដែលមានកំហាប់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499" w:dyaOrig="279">
          <v:shape id="_x0000_i1462" type="#_x0000_t75" style="width:25.5pt;height:14.25pt" o:ole="">
            <v:imagedata r:id="rId900" o:title=""/>
          </v:shape>
          <o:OLEObject Type="Embed" ProgID="Equation.DSMT4" ShapeID="_x0000_i1462" DrawAspect="Content" ObjectID="_1569608215" r:id="rId901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និងមានដង់ស៊ីតេ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460" w:dyaOrig="279">
          <v:shape id="_x0000_i1463" type="#_x0000_t75" style="width:23.25pt;height:14.25pt" o:ole="">
            <v:imagedata r:id="rId902" o:title=""/>
          </v:shape>
          <o:OLEObject Type="Embed" ProgID="Equation.DSMT4" ShapeID="_x0000_i1463" DrawAspect="Content" ObjectID="_1569608216" r:id="rId903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lastRenderedPageBreak/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កំណត់កំហាប់ជាម៉ូលនៃសូ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ដែលលក់នៅទីផ្សារនេះ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គេចង់ទង្វីសូ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អាស៊ីតក្លរីឌ្រិច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300" w:dyaOrig="260">
          <v:shape id="_x0000_i1464" type="#_x0000_t75" style="width:14.25pt;height:12.75pt" o:ole="">
            <v:imagedata r:id="rId904" o:title=""/>
          </v:shape>
          <o:OLEObject Type="Embed" ProgID="Equation.DSMT4" ShapeID="_x0000_i1464" DrawAspect="Content" ObjectID="_1569608217" r:id="rId905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កំហាប់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400" w:dyaOrig="260">
          <v:shape id="_x0000_i1465" type="#_x0000_t75" style="width:21pt;height:12.75pt" o:ole="">
            <v:imagedata r:id="rId906" o:title=""/>
          </v:shape>
          <o:OLEObject Type="Embed" ProgID="Equation.DSMT4" ShapeID="_x0000_i1465" DrawAspect="Content" ObjectID="_1569608218" r:id="rId907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គណនាមាឌសូ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លក់នៅទីផ្សារចាំបាច់ត្រូវប្រើ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គេយក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499" w:dyaOrig="279">
          <v:shape id="_x0000_i1466" type="#_x0000_t75" style="width:25.5pt;height:14.25pt" o:ole="">
            <v:imagedata r:id="rId908" o:title=""/>
          </v:shape>
          <o:OLEObject Type="Embed" ProgID="Equation.DSMT4" ShapeID="_x0000_i1466" DrawAspect="Content" ObjectID="_1569608219" r:id="rId909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លក់នៅទីផ្សារនេះទៅលាយជាមួយទឹករហូតបានមាឌ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300" w:dyaOrig="260">
          <v:shape id="_x0000_i1467" type="#_x0000_t75" style="width:14.25pt;height:12.75pt" o:ole="">
            <v:imagedata r:id="rId904" o:title=""/>
          </v:shape>
          <o:OLEObject Type="Embed" ProgID="Equation.DSMT4" ShapeID="_x0000_i1467" DrawAspect="Content" ObjectID="_1569608220" r:id="rId910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468" type="#_x0000_t75" style="width:21.75pt;height:15pt" o:ole="">
            <v:imagedata r:id="rId887" o:title=""/>
          </v:shape>
          <o:OLEObject Type="Embed" ProgID="Equation.DSMT4" ShapeID="_x0000_i1468" DrawAspect="Content" ObjectID="_1569608221" r:id="rId911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នៃសូលុយស្យុងទទួលបាន</w:t>
      </w:r>
    </w:p>
    <w:p w:rsidR="002065AB" w:rsidRPr="00400253" w:rsidRDefault="00400253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៤៩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សូលុយស្យុងសូដ្យូមអ៊ីដ្រុកស៊ីតដែលលក់នៅទីផ្សារមួយមានដង់ស៊ីតេ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460" w:dyaOrig="279">
          <v:shape id="_x0000_i1469" type="#_x0000_t75" style="width:23.25pt;height:14.25pt" o:ole="">
            <v:imagedata r:id="rId912" o:title=""/>
          </v:shape>
          <o:OLEObject Type="Embed" ProgID="Equation.DSMT4" ShapeID="_x0000_i1469" DrawAspect="Content" ObjectID="_1569608222" r:id="rId913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និងមានកំហាប់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499" w:dyaOrig="279">
          <v:shape id="_x0000_i1470" type="#_x0000_t75" style="width:25.5pt;height:14.25pt" o:ole="">
            <v:imagedata r:id="rId914" o:title=""/>
          </v:shape>
          <o:OLEObject Type="Embed" ProgID="Equation.DSMT4" ShapeID="_x0000_i1470" DrawAspect="Content" ObjectID="_1569608223" r:id="rId915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រកកំហាប់ជាម៉ូលនៃសូ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លក់នៅទីផ្សារនេះ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រកមាឌសូ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ទីផ្សារដែលចាំបាច់ត្រូវប្រើដើម្បីទង្វើសូ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ថ្មី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300" w:dyaOrig="260">
          <v:shape id="_x0000_i1471" type="#_x0000_t75" style="width:14.25pt;height:12.75pt" o:ole="">
            <v:imagedata r:id="rId904" o:title=""/>
          </v:shape>
          <o:OLEObject Type="Embed" ProgID="Equation.DSMT4" ShapeID="_x0000_i1471" DrawAspect="Content" ObjectID="_1569608224" r:id="rId916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1060" w:dyaOrig="320">
          <v:shape id="_x0000_i1472" type="#_x0000_t75" style="width:52.5pt;height:15pt" o:ole="">
            <v:imagedata r:id="rId917" o:title=""/>
          </v:shape>
          <o:OLEObject Type="Embed" ProgID="Equation.DSMT4" ShapeID="_x0000_i1472" DrawAspect="Content" ObjectID="_1569608225" r:id="rId918"/>
        </w:objec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គេយក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499" w:dyaOrig="279">
          <v:shape id="_x0000_i1473" type="#_x0000_t75" style="width:25.5pt;height:14.25pt" o:ole="">
            <v:imagedata r:id="rId908" o:title=""/>
          </v:shape>
          <o:OLEObject Type="Embed" ProgID="Equation.DSMT4" ShapeID="_x0000_i1473" DrawAspect="Content" ObjectID="_1569608226" r:id="rId919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លក់នៅទីផ្សារនេះទៅលាយជាមួយទឹករហូតបានមាឌ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300" w:dyaOrig="260">
          <v:shape id="_x0000_i1474" type="#_x0000_t75" style="width:14.25pt;height:12.75pt" o:ole="">
            <v:imagedata r:id="rId904" o:title=""/>
          </v:shape>
          <o:OLEObject Type="Embed" ProgID="Equation.DSMT4" ShapeID="_x0000_i1474" DrawAspect="Content" ObjectID="_1569608227" r:id="rId920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475" type="#_x0000_t75" style="width:21.75pt;height:15pt" o:ole="">
            <v:imagedata r:id="rId887" o:title=""/>
          </v:shape>
          <o:OLEObject Type="Embed" ProgID="Equation.DSMT4" ShapeID="_x0000_i1475" DrawAspect="Content" ObjectID="_1569608228" r:id="rId921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នៃសូលុយស្យុងទទួលបាន។</w:t>
      </w:r>
    </w:p>
    <w:p w:rsidR="002065AB" w:rsidRPr="00400253" w:rsidRDefault="00400253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៥០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គេរៀបចំទង្វើសូ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ស៊ូត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476" type="#_x0000_t75" style="width:14.25pt;height:18pt" o:ole="">
            <v:imagedata r:id="rId922" o:title=""/>
          </v:shape>
          <o:OLEObject Type="Embed" ProgID="Equation.DSMT4" ShapeID="_x0000_i1476" DrawAspect="Content" ObjectID="_1569608229" r:id="rId923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ចំនួន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300" w:dyaOrig="260">
          <v:shape id="_x0000_i1477" type="#_x0000_t75" style="width:14.25pt;height:12.75pt" o:ole="">
            <v:imagedata r:id="rId924" o:title=""/>
          </v:shape>
          <o:OLEObject Type="Embed" ProgID="Equation.DSMT4" ShapeID="_x0000_i1477" DrawAspect="Content" ObjectID="_1569608230" r:id="rId925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ដែលមានកំហាប់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200" w:dyaOrig="380">
          <v:shape id="_x0000_i1478" type="#_x0000_t75" style="width:60.75pt;height:19.5pt" o:ole="">
            <v:imagedata r:id="rId926" o:title=""/>
          </v:shape>
          <o:OLEObject Type="Embed" ProgID="Equation.DSMT4" ShapeID="_x0000_i1478" DrawAspect="Content" ObjectID="_1569608231" r:id="rId927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ដែលបានមកពីការរំលាយក្រាមស៊ូត។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គណនាម៉ាសស៊ូតចាំបាច់ត្រូវប្រើ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រកមាឌទឹកដែលត្រូវបន្ថែមទៅលើ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479" type="#_x0000_t75" style="width:31.5pt;height:14.25pt" o:ole="">
            <v:imagedata r:id="rId928" o:title=""/>
          </v:shape>
          <o:OLEObject Type="Embed" ProgID="Equation.DSMT4" ShapeID="_x0000_i1479" DrawAspect="Content" ObjectID="_1569608232" r:id="rId929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480" type="#_x0000_t75" style="width:14.25pt;height:18pt" o:ole="">
            <v:imagedata r:id="rId922" o:title=""/>
          </v:shape>
          <o:OLEObject Type="Embed" ProgID="Equation.DSMT4" ShapeID="_x0000_i1480" DrawAspect="Content" ObjectID="_1569608233" r:id="rId930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ដើម្បីទទួលបានសូ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</w:rPr>
        <w:object w:dxaOrig="260" w:dyaOrig="360">
          <v:shape id="_x0000_i1481" type="#_x0000_t75" style="width:12.75pt;height:18pt" o:ole="">
            <v:imagedata r:id="rId931" o:title=""/>
          </v:shape>
          <o:OLEObject Type="Embed" ProgID="Equation.DSMT4" ShapeID="_x0000_i1481" DrawAspect="Content" ObjectID="_1569608234" r:id="rId932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1060" w:dyaOrig="320">
          <v:shape id="_x0000_i1482" type="#_x0000_t75" style="width:52.5pt;height:15pt" o:ole="">
            <v:imagedata r:id="rId933" o:title=""/>
          </v:shape>
          <o:OLEObject Type="Embed" ProgID="Equation.DSMT4" ShapeID="_x0000_i1482" DrawAspect="Content" ObjectID="_1569608235" r:id="rId934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គេបន្ថែម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483" type="#_x0000_t75" style="width:31.5pt;height:14.25pt" o:ole="">
            <v:imagedata r:id="rId935" o:title=""/>
          </v:shape>
          <o:OLEObject Type="Embed" ProgID="Equation.DSMT4" ShapeID="_x0000_i1483" DrawAspect="Content" ObjectID="_1569608236" r:id="rId936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484" type="#_x0000_t75" style="width:31.5pt;height:14.25pt" o:ole="">
            <v:imagedata r:id="rId937" o:title=""/>
          </v:shape>
          <o:OLEObject Type="Embed" ProgID="Equation.DSMT4" ShapeID="_x0000_i1484" DrawAspect="Content" ObjectID="_1569608237" r:id="rId938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position w:val="-12"/>
          <w:sz w:val="20"/>
          <w:szCs w:val="20"/>
        </w:rPr>
        <w:object w:dxaOrig="260" w:dyaOrig="360">
          <v:shape id="_x0000_i1485" type="#_x0000_t75" style="width:12.75pt;height:18pt" o:ole="">
            <v:imagedata r:id="rId931" o:title=""/>
          </v:shape>
          <o:OLEObject Type="Embed" ProgID="Equation.DSMT4" ShapeID="_x0000_i1485" DrawAspect="Content" ObjectID="_1569608238" r:id="rId939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486" type="#_x0000_t75" style="width:21.75pt;height:15pt" o:ole="">
            <v:imagedata r:id="rId940" o:title=""/>
          </v:shape>
          <o:OLEObject Type="Embed" ProgID="Equation.DSMT4" ShapeID="_x0000_i1486" DrawAspect="Content" ObjectID="_1569608239" r:id="rId941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ទទួលបាន។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៥</w:t>
      </w:r>
      <w:r w:rsidR="00400253"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១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សូលុយស្យុង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487" type="#_x0000_t75" style="width:12.75pt;height:18pt" o:ole="">
            <v:imagedata r:id="rId942" o:title=""/>
          </v:shape>
          <o:OLEObject Type="Embed" ProgID="Equation.DSMT4" ShapeID="_x0000_i1487" DrawAspect="Content" ObjectID="_1569608240" r:id="rId943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នៃម៉ូណូអាស៊ីត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400" w:dyaOrig="260">
          <v:shape id="_x0000_i1488" type="#_x0000_t75" style="width:21pt;height:12.75pt" o:ole="">
            <v:imagedata r:id="rId944" o:title=""/>
          </v:shape>
          <o:OLEObject Type="Embed" ProgID="Equation.DSMT4" ShapeID="_x0000_i1488" DrawAspect="Content" ObjectID="_1569608241" r:id="rId945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មួយមានកំហាប់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480" w:dyaOrig="380">
          <v:shape id="_x0000_i1489" type="#_x0000_t75" style="width:74.25pt;height:19.5pt" o:ole="">
            <v:imagedata r:id="rId946" o:title=""/>
          </v:shape>
          <o:OLEObject Type="Embed" ProgID="Equation.DSMT4" ShapeID="_x0000_i1489" DrawAspect="Content" ObjectID="_1569608242" r:id="rId947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940" w:dyaOrig="320">
          <v:shape id="_x0000_i1490" type="#_x0000_t75" style="width:46.5pt;height:15pt" o:ole="">
            <v:imagedata r:id="rId948" o:title=""/>
          </v:shape>
          <o:OLEObject Type="Embed" ProgID="Equation.DSMT4" ShapeID="_x0000_i1490" DrawAspect="Content" ObjectID="_1569608243" r:id="rId949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400" w:dyaOrig="260">
          <v:shape id="_x0000_i1491" type="#_x0000_t75" style="width:21pt;height:12.75pt" o:ole="">
            <v:imagedata r:id="rId944" o:title=""/>
          </v:shape>
          <o:OLEObject Type="Embed" ProgID="Equation.DSMT4" ShapeID="_x0000_i1491" DrawAspect="Content" ObjectID="_1569608244" r:id="rId950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ជាអាស៊ីតខ្លាំងឬខ្សោយ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?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ចូរបង្ហាញ។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តើគេត្រូវបន្ថែមមាឌទឹកប៉ុន្មានទៅក្នុង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20" w:dyaOrig="320">
          <v:shape id="_x0000_i1492" type="#_x0000_t75" style="width:36pt;height:15pt" o:ole="">
            <v:imagedata r:id="rId951" o:title=""/>
          </v:shape>
          <o:OLEObject Type="Embed" ProgID="Equation.DSMT4" ShapeID="_x0000_i1492" DrawAspect="Content" ObjectID="_1569608245" r:id="rId952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493" type="#_x0000_t75" style="width:12.75pt;height:18pt" o:ole="">
            <v:imagedata r:id="rId942" o:title=""/>
          </v:shape>
          <o:OLEObject Type="Embed" ProgID="Equation.DSMT4" ShapeID="_x0000_i1493" DrawAspect="Content" ObjectID="_1569608246" r:id="rId953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ដើម្បីទទួលបានសូ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494" type="#_x0000_t75" style="width:14.25pt;height:18pt" o:ole="">
            <v:imagedata r:id="rId954" o:title=""/>
          </v:shape>
          <o:OLEObject Type="Embed" ProgID="Equation.DSMT4" ShapeID="_x0000_i1494" DrawAspect="Content" ObjectID="_1569608247" r:id="rId955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800" w:dyaOrig="320">
          <v:shape id="_x0000_i1495" type="#_x0000_t75" style="width:39.75pt;height:15pt" o:ole="">
            <v:imagedata r:id="rId956" o:title=""/>
          </v:shape>
          <o:OLEObject Type="Embed" ProgID="Equation.DSMT4" ShapeID="_x0000_i1495" DrawAspect="Content" ObjectID="_1569608248" r:id="rId957"/>
        </w:objec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គេបន្តក់សូ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496" type="#_x0000_t75" style="width:14.25pt;height:18pt" o:ole="">
            <v:imagedata r:id="rId954" o:title=""/>
          </v:shape>
          <o:OLEObject Type="Embed" ProgID="Equation.DSMT4" ShapeID="_x0000_i1496" DrawAspect="Content" ObjectID="_1569608249" r:id="rId958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ទៅក្នុងសូលុយស្យុងស៊ូត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00" w:dyaOrig="320">
          <v:shape id="_x0000_i1497" type="#_x0000_t75" style="width:35.25pt;height:15pt" o:ole="">
            <v:imagedata r:id="rId959" o:title=""/>
          </v:shape>
          <o:OLEObject Type="Embed" ProgID="Equation.DSMT4" ShapeID="_x0000_i1497" DrawAspect="Content" ObjectID="_1569608250" r:id="rId960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។សមមូលកើតមាននៅពេលបន្តក់សូ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498" type="#_x0000_t75" style="width:14.25pt;height:18pt" o:ole="">
            <v:imagedata r:id="rId954" o:title=""/>
          </v:shape>
          <o:OLEObject Type="Embed" ProgID="Equation.DSMT4" ShapeID="_x0000_i1498" DrawAspect="Content" ObjectID="_1569608251" r:id="rId961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អស់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60" w:dyaOrig="320">
          <v:shape id="_x0000_i1499" type="#_x0000_t75" style="width:38.25pt;height:15pt" o:ole="">
            <v:imagedata r:id="rId962" o:title=""/>
          </v:shape>
          <o:OLEObject Type="Embed" ProgID="Equation.DSMT4" ShapeID="_x0000_i1499" DrawAspect="Content" ObjectID="_1569608252" r:id="rId963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500" type="#_x0000_t75" style="width:21.75pt;height:15pt" o:ole="">
            <v:imagedata r:id="rId964" o:title=""/>
          </v:shape>
          <o:OLEObject Type="Embed" ProgID="Equation.DSMT4" ShapeID="_x0000_i1500" DrawAspect="Content" ObjectID="_1569608253" r:id="rId965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នៃសូលុយស្យុងស៊ូត។</w:t>
      </w:r>
    </w:p>
    <w:p w:rsidR="002065AB" w:rsidRPr="00400253" w:rsidRDefault="00400253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៥២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គេរំលាយឧស្ម័នអ៊ីដ្រូសែនក្លរួ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501" type="#_x0000_t75" style="width:31.5pt;height:14.25pt" o:ole="">
            <v:imagedata r:id="rId966" o:title=""/>
          </v:shape>
          <o:OLEObject Type="Embed" ProgID="Equation.DSMT4" ShapeID="_x0000_i1501" DrawAspect="Content" ObjectID="_1569608254" r:id="rId967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(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នៅ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460" w:dyaOrig="320">
          <v:shape id="_x0000_i1502" type="#_x0000_t75" style="width:23.25pt;height:15pt" o:ole="">
            <v:imagedata r:id="rId968" o:title=""/>
          </v:shape>
          <o:OLEObject Type="Embed" ProgID="Equation.DSMT4" ShapeID="_x0000_i1502" DrawAspect="Content" ObjectID="_1569608255" r:id="rId969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520" w:dyaOrig="279">
          <v:shape id="_x0000_i1503" type="#_x0000_t75" style="width:25.5pt;height:14.25pt" o:ole="">
            <v:imagedata r:id="rId970" o:title=""/>
          </v:shape>
          <o:OLEObject Type="Embed" ProgID="Equation.DSMT4" ShapeID="_x0000_i1503" DrawAspect="Content" ObjectID="_1569608256" r:id="rId971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)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ទៅក្នុងទឹកបិទ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គេទទួលបានសូលុយស្យុងអាស៊ីត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ក្លរីឌ្រិចដែលមានមាឌ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300" w:dyaOrig="260">
          <v:shape id="_x0000_i1504" type="#_x0000_t75" style="width:14.25pt;height:12.75pt" o:ole="">
            <v:imagedata r:id="rId972" o:title=""/>
          </v:shape>
          <o:OLEObject Type="Embed" ProgID="Equation.DSMT4" ShapeID="_x0000_i1504" DrawAspect="Content" ObjectID="_1569608257" r:id="rId973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តើសូលុយស្យុងអាស៊ីតនេះមាន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505" type="#_x0000_t75" style="width:21.75pt;height:15pt" o:ole="">
            <v:imagedata r:id="rId974" o:title=""/>
          </v:shape>
          <o:OLEObject Type="Embed" ProgID="Equation.DSMT4" ShapeID="_x0000_i1505" DrawAspect="Content" ObjectID="_1569608258" r:id="rId975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ប៉ុន្មាន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?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គេបន្ថែមសូ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ស៊ូត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499" w:dyaOrig="279">
          <v:shape id="_x0000_i1506" type="#_x0000_t75" style="width:25.5pt;height:14.25pt" o:ole="">
            <v:imagedata r:id="rId976" o:title=""/>
          </v:shape>
          <o:OLEObject Type="Embed" ProgID="Equation.DSMT4" ShapeID="_x0000_i1506" DrawAspect="Content" ObjectID="_1569608259" r:id="rId977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880" w:dyaOrig="320">
          <v:shape id="_x0000_i1507" type="#_x0000_t75" style="width:43.5pt;height:15pt" o:ole="">
            <v:imagedata r:id="rId978" o:title=""/>
          </v:shape>
          <o:OLEObject Type="Embed" ProgID="Equation.DSMT4" ShapeID="_x0000_i1507" DrawAspect="Content" ObjectID="_1569608260" r:id="rId979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អាស៊ីតខាងលើ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508" type="#_x0000_t75" style="width:31.5pt;height:14.25pt" o:ole="">
            <v:imagedata r:id="rId980" o:title=""/>
          </v:shape>
          <o:OLEObject Type="Embed" ProgID="Equation.DSMT4" ShapeID="_x0000_i1508" DrawAspect="Content" ObjectID="_1569608261" r:id="rId981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តើល្បាយសូ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ទទួល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បានមានតំលៃ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509" type="#_x0000_t75" style="width:21.75pt;height:15pt" o:ole="">
            <v:imagedata r:id="rId982" o:title=""/>
          </v:shape>
          <o:OLEObject Type="Embed" ProgID="Equation.DSMT4" ShapeID="_x0000_i1509" DrawAspect="Content" ObjectID="_1569608262" r:id="rId983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ប៉ុន្មាន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?</w:t>
      </w:r>
    </w:p>
    <w:p w:rsidR="002065AB" w:rsidRPr="00400253" w:rsidRDefault="00400253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៥៣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អ៊ីដ្រូសែនអ៊ីយ៉ូឌួជាអាស៊ីតខ្លាំង។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សូលុយស្យុងអាស៊ីតអ៊ីយ៉ូឌីឌ្រិចដែលលក់នៅទីផ្សារមានកំហាប់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520" w:dyaOrig="279">
          <v:shape id="_x0000_i1510" type="#_x0000_t75" style="width:25.5pt;height:14.25pt" o:ole="">
            <v:imagedata r:id="rId984" o:title=""/>
          </v:shape>
          <o:OLEObject Type="Embed" ProgID="Equation.DSMT4" ShapeID="_x0000_i1510" DrawAspect="Content" ObjectID="_1569608263" r:id="rId985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គិតជាម៉ាស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និងមានដង់ស៊ីតេ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460" w:dyaOrig="279">
          <v:shape id="_x0000_i1511" type="#_x0000_t75" style="width:23.25pt;height:14.25pt" o:ole="">
            <v:imagedata r:id="rId986" o:title=""/>
          </v:shape>
          <o:OLEObject Type="Embed" ProgID="Equation.DSMT4" ShapeID="_x0000_i1511" DrawAspect="Content" ObjectID="_1569608264" r:id="rId987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សរសេរសមីការតាងប្រតិកម្មរវាងអ៊ីដ្រូសែនអ៊ីយ៉ូឌួជាមួយទឹក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ដើម្បីឲ្យបានសូ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300" w:dyaOrig="260">
          <v:shape id="_x0000_i1512" type="#_x0000_t75" style="width:14.25pt;height:12.75pt" o:ole="">
            <v:imagedata r:id="rId988" o:title=""/>
          </v:shape>
          <o:OLEObject Type="Embed" ProgID="Equation.DSMT4" ShapeID="_x0000_i1512" DrawAspect="Content" ObjectID="_1569608265" r:id="rId989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ដែលមានកំហាប់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40" w:dyaOrig="279">
          <v:shape id="_x0000_i1513" type="#_x0000_t75" style="width:36.75pt;height:14.25pt" o:ole="">
            <v:imagedata r:id="rId990" o:title=""/>
          </v:shape>
          <o:OLEObject Type="Embed" ProgID="Equation.DSMT4" ShapeID="_x0000_i1513" DrawAspect="Content" ObjectID="_1569608266" r:id="rId991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តើគេត្រូវប្រើមាឌសូ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អាស៊ីតអ៊ីយ៉ូឌីឌ្រិចដែលលក់នៅ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br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ទីផ្សារប៉ុន្មាន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?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គេបន្ថែមសូ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ស៊ូត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514" type="#_x0000_t75" style="width:31.5pt;height:14.25pt" o:ole="">
            <v:imagedata r:id="rId992" o:title=""/>
          </v:shape>
          <o:OLEObject Type="Embed" ProgID="Equation.DSMT4" ShapeID="_x0000_i1514" DrawAspect="Content" ObjectID="_1569608267" r:id="rId993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ដែលមានកំហាប់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40" w:dyaOrig="279">
          <v:shape id="_x0000_i1515" type="#_x0000_t75" style="width:36.75pt;height:14.25pt" o:ole="">
            <v:imagedata r:id="rId994" o:title=""/>
          </v:shape>
          <o:OLEObject Type="Embed" ProgID="Equation.DSMT4" ShapeID="_x0000_i1515" DrawAspect="Content" ObjectID="_1569608268" r:id="rId995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អ៊ីយ៉ូឌីឌ្រិចដែលបានរៀបចំមកនេះចំនួន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516" type="#_x0000_t75" style="width:31.5pt;height:14.25pt" o:ole="">
            <v:imagedata r:id="rId996" o:title=""/>
          </v:shape>
          <o:OLEObject Type="Embed" ProgID="Equation.DSMT4" ShapeID="_x0000_i1516" DrawAspect="Content" ObjectID="_1569608269" r:id="rId997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កំណត់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517" type="#_x0000_t75" style="width:21.75pt;height:15pt" o:ole="">
            <v:imagedata r:id="rId998" o:title=""/>
          </v:shape>
          <o:OLEObject Type="Embed" ProgID="Equation.DSMT4" ShapeID="_x0000_i1517" DrawAspect="Content" ObjectID="_1569608270" r:id="rId999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នៃល្បាយសូលុយស្យុងទទួលបាន។</w:t>
      </w:r>
    </w:p>
    <w:p w:rsidR="002065AB" w:rsidRPr="00400253" w:rsidRDefault="00400253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៥៤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សីតុណ្ហភាពធម្មតានៃខ្លួនមនុស្សគឺ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580" w:dyaOrig="320">
          <v:shape id="_x0000_i1518" type="#_x0000_t75" style="width:29.25pt;height:15pt" o:ole="">
            <v:imagedata r:id="rId1000" o:title=""/>
          </v:shape>
          <o:OLEObject Type="Embed" ProgID="Equation.DSMT4" ShapeID="_x0000_i1518" DrawAspect="Content" ObjectID="_1569608271" r:id="rId1001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នៅសីតុណ្ហភាពនេះ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ផលគុណអ៊ីយ៉ុងនៃទឹក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160" w:dyaOrig="380">
          <v:shape id="_x0000_i1519" type="#_x0000_t75" style="width:57.75pt;height:19.5pt" o:ole="">
            <v:imagedata r:id="rId1002" o:title=""/>
          </v:shape>
          <o:OLEObject Type="Embed" ProgID="Equation.DSMT4" ShapeID="_x0000_i1519" DrawAspect="Content" ObjectID="_1569608272" r:id="rId1003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កំណត់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520" type="#_x0000_t75" style="width:21.75pt;height:15pt" o:ole="">
            <v:imagedata r:id="rId1004" o:title=""/>
          </v:shape>
          <o:OLEObject Type="Embed" ProgID="Equation.DSMT4" ShapeID="_x0000_i1520" DrawAspect="Content" ObjectID="_1569608273" r:id="rId1005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នៃសូលុយស្យុងណឹតនៅសីតុណ្ហភាព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580" w:dyaOrig="320">
          <v:shape id="_x0000_i1521" type="#_x0000_t75" style="width:29.25pt;height:15pt" o:ole="">
            <v:imagedata r:id="rId1000" o:title=""/>
          </v:shape>
          <o:OLEObject Type="Embed" ProgID="Equation.DSMT4" ShapeID="_x0000_i1521" DrawAspect="Content" ObjectID="_1569608274" r:id="rId1006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ឈាមមនុស្សមាន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1080" w:dyaOrig="320">
          <v:shape id="_x0000_i1522" type="#_x0000_t75" style="width:54pt;height:15pt" o:ole="">
            <v:imagedata r:id="rId1007" o:title=""/>
          </v:shape>
          <o:OLEObject Type="Embed" ProgID="Equation.DSMT4" ShapeID="_x0000_i1522" DrawAspect="Content" ObjectID="_1569608275" r:id="rId1008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តើវាមជ្ឈដ្ឋានអាស៊ីត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បាស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រឺណឺត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?</w:t>
      </w:r>
    </w:p>
    <w:p w:rsidR="002065AB" w:rsidRPr="00400253" w:rsidRDefault="00400253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៥៥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គេចង់ទង្វីសូលុយស្យុងស៊ូត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523" type="#_x0000_t75" style="width:12.75pt;height:18pt" o:ole="">
            <v:imagedata r:id="rId1009" o:title=""/>
          </v:shape>
          <o:OLEObject Type="Embed" ProgID="Equation.DSMT4" ShapeID="_x0000_i1523" DrawAspect="Content" ObjectID="_1569608276" r:id="rId1010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ចំនួន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40" w:dyaOrig="279">
          <v:shape id="_x0000_i1524" type="#_x0000_t75" style="width:36.75pt;height:14.25pt" o:ole="">
            <v:imagedata r:id="rId1011" o:title=""/>
          </v:shape>
          <o:OLEObject Type="Embed" ProgID="Equation.DSMT4" ShapeID="_x0000_i1524" DrawAspect="Content" ObjectID="_1569608277" r:id="rId1012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កំហាប់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​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180" w:dyaOrig="380">
          <v:shape id="_x0000_i1525" type="#_x0000_t75" style="width:59.25pt;height:19.5pt" o:ole="">
            <v:imagedata r:id="rId1013" o:title=""/>
          </v:shape>
          <o:OLEObject Type="Embed" ProgID="Equation.DSMT4" ShapeID="_x0000_i1525" DrawAspect="Content" ObjectID="_1569608278" r:id="rId1014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ដោយការរំលាយក្រាមស៊ូតក្នុងទឹក។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គណនាម៉ាសស៊ូតចាំបាច់ត្រូវប្រើ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526" type="#_x0000_t75" style="width:21.75pt;height:15pt" o:ole="">
            <v:imagedata r:id="rId1015" o:title=""/>
          </v:shape>
          <o:OLEObject Type="Embed" ProgID="Equation.DSMT4" ShapeID="_x0000_i1526" DrawAspect="Content" ObjectID="_1569608279" r:id="rId1016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527" type="#_x0000_t75" style="width:12.75pt;height:18pt" o:ole="">
            <v:imagedata r:id="rId1017" o:title=""/>
          </v:shape>
          <o:OLEObject Type="Embed" ProgID="Equation.DSMT4" ShapeID="_x0000_i1527" DrawAspect="Content" ObjectID="_1569608280" r:id="rId1018"/>
        </w:objec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គេយកសូ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528" type="#_x0000_t75" style="width:12.75pt;height:18pt" o:ole="">
            <v:imagedata r:id="rId1017" o:title=""/>
          </v:shape>
          <o:OLEObject Type="Embed" ProgID="Equation.DSMT4" ShapeID="_x0000_i1528" DrawAspect="Content" ObjectID="_1569608281" r:id="rId1019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ចំនួន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00" w:dyaOrig="279">
          <v:shape id="_x0000_i1529" type="#_x0000_t75" style="width:30pt;height:14.25pt" o:ole="">
            <v:imagedata r:id="rId1020" o:title=""/>
          </v:shape>
          <o:OLEObject Type="Embed" ProgID="Equation.DSMT4" ShapeID="_x0000_i1529" DrawAspect="Content" ObjectID="_1569608282" r:id="rId1021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ដាក់ក្នុងកែវបេស៊ែរួចគេបន្ថែមសូ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530" type="#_x0000_t75" style="width:14.25pt;height:18pt" o:ole="">
            <v:imagedata r:id="rId1022" o:title=""/>
          </v:shape>
          <o:OLEObject Type="Embed" ProgID="Equation.DSMT4" ShapeID="_x0000_i1530" DrawAspect="Content" ObjectID="_1569608283" r:id="rId1023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នៃអាស៊ីតក្លរីឌ្រិចដែលមានកំហាប់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500" w:dyaOrig="380">
          <v:shape id="_x0000_i1531" type="#_x0000_t75" style="width:75pt;height:19.5pt" o:ole="">
            <v:imagedata r:id="rId1024" o:title=""/>
          </v:shape>
          <o:OLEObject Type="Embed" ProgID="Equation.DSMT4" ShapeID="_x0000_i1531" DrawAspect="Content" ObjectID="_1569608284" r:id="rId1025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ដើម្បីអោយបានល្បាយសូ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800" w:dyaOrig="320">
          <v:shape id="_x0000_i1532" type="#_x0000_t75" style="width:39.75pt;height:15pt" o:ole="">
            <v:imagedata r:id="rId1026" o:title=""/>
          </v:shape>
          <o:OLEObject Type="Embed" ProgID="Equation.DSMT4" ShapeID="_x0000_i1532" DrawAspect="Content" ObjectID="_1569608285" r:id="rId1027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១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សរសេរសមីការតុល្យការតាងប្រតិកម្ម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២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កំណត់មាឌ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533" type="#_x0000_t75" style="width:12.75pt;height:18pt" o:ole="">
            <v:imagedata r:id="rId1028" o:title=""/>
          </v:shape>
          <o:OLEObject Type="Embed" ProgID="Equation.DSMT4" ShapeID="_x0000_i1533" DrawAspect="Content" ObjectID="_1569608286" r:id="rId1029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534" type="#_x0000_t75" style="width:14.25pt;height:18pt" o:ole="">
            <v:imagedata r:id="rId1022" o:title=""/>
          </v:shape>
          <o:OLEObject Type="Embed" ProgID="Equation.DSMT4" ShapeID="_x0000_i1534" DrawAspect="Content" ObjectID="_1569608287" r:id="rId1030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ដែលត្រូវបន្ថែម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lastRenderedPageBreak/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៣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កំណត់កំហាប់ប្រភេទគីមីដែលមានក្នុងល្បាយក្រោយប្រតិកម្ម។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ឃ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គេយក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00" w:dyaOrig="279">
          <v:shape id="_x0000_i1535" type="#_x0000_t75" style="width:30pt;height:14.25pt" o:ole="">
            <v:imagedata r:id="rId1031" o:title=""/>
          </v:shape>
          <o:OLEObject Type="Embed" ProgID="Equation.DSMT4" ShapeID="_x0000_i1535" DrawAspect="Content" ObjectID="_1569608288" r:id="rId1032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536" type="#_x0000_t75" style="width:12.75pt;height:18pt" o:ole="">
            <v:imagedata r:id="rId1033" o:title=""/>
          </v:shape>
          <o:OLEObject Type="Embed" ProgID="Equation.DSMT4" ShapeID="_x0000_i1536" DrawAspect="Content" ObjectID="_1569608289" r:id="rId1034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ទៅលាយជាមួយ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537" type="#_x0000_t75" style="width:31.5pt;height:14.25pt" o:ole="">
            <v:imagedata r:id="rId1035" o:title=""/>
          </v:shape>
          <o:OLEObject Type="Embed" ProgID="Equation.DSMT4" ShapeID="_x0000_i1537" DrawAspect="Content" ObjectID="_1569608290" r:id="rId1036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សូដ្យូមក្លរួ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(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538" type="#_x0000_t75" style="width:14.25pt;height:18pt" o:ole="">
            <v:imagedata r:id="rId1037" o:title=""/>
          </v:shape>
          <o:OLEObject Type="Embed" ProgID="Equation.DSMT4" ShapeID="_x0000_i1538" DrawAspect="Content" ObjectID="_1569608291" r:id="rId1038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)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គេបានសូ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539" type="#_x0000_t75" style="width:14.25pt;height:18pt" o:ole="">
            <v:imagedata r:id="rId1039" o:title=""/>
          </v:shape>
          <o:OLEObject Type="Embed" ProgID="Equation.DSMT4" ShapeID="_x0000_i1539" DrawAspect="Content" ObjectID="_1569608292" r:id="rId1040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540" type="#_x0000_t75" style="width:14.25pt;height:18pt" o:ole="">
            <v:imagedata r:id="rId1037" o:title=""/>
          </v:shape>
          <o:OLEObject Type="Embed" ProgID="Equation.DSMT4" ShapeID="_x0000_i1540" DrawAspect="Content" ObjectID="_1569608293" r:id="rId1041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541" type="#_x0000_t75" style="width:21.75pt;height:15pt" o:ole="">
            <v:imagedata r:id="rId1042" o:title=""/>
          </v:shape>
          <o:OLEObject Type="Embed" ProgID="Equation.DSMT4" ShapeID="_x0000_i1541" DrawAspect="Content" ObjectID="_1569608294" r:id="rId1043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ប៉ុន្មាន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?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ចូរកំណត់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542" type="#_x0000_t75" style="width:21.75pt;height:15pt" o:ole="">
            <v:imagedata r:id="rId1042" o:title=""/>
          </v:shape>
          <o:OLEObject Type="Embed" ProgID="Equation.DSMT4" ShapeID="_x0000_i1542" DrawAspect="Content" ObjectID="_1569608295" r:id="rId1044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543" type="#_x0000_t75" style="width:14.25pt;height:18pt" o:ole="">
            <v:imagedata r:id="rId1039" o:title=""/>
          </v:shape>
          <o:OLEObject Type="Embed" ProgID="Equation.DSMT4" ShapeID="_x0000_i1543" DrawAspect="Content" ObjectID="_1569608296" r:id="rId1045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400253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៥៦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គេរំលាយក្រាមសូដ្យូមអ៊ីដ្រុកស៊ីត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520" w:dyaOrig="320">
          <v:shape id="_x0000_i1544" type="#_x0000_t75" style="width:25.5pt;height:15pt" o:ole="">
            <v:imagedata r:id="rId1046" o:title=""/>
          </v:shape>
          <o:OLEObject Type="Embed" ProgID="Equation.DSMT4" ShapeID="_x0000_i1544" DrawAspect="Content" ObjectID="_1569608297" r:id="rId1047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ទៅក្នុងទឹក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គេទទួលបានសូ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545" type="#_x0000_t75" style="width:12.75pt;height:18pt" o:ole="">
            <v:imagedata r:id="rId1048" o:title=""/>
          </v:shape>
          <o:OLEObject Type="Embed" ProgID="Equation.DSMT4" ShapeID="_x0000_i1545" DrawAspect="Content" ObjectID="_1569608298" r:id="rId1049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ចំនួន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40" w:dyaOrig="279">
          <v:shape id="_x0000_i1546" type="#_x0000_t75" style="width:36.75pt;height:14.25pt" o:ole="">
            <v:imagedata r:id="rId1050" o:title=""/>
          </v:shape>
          <o:OLEObject Type="Embed" ProgID="Equation.DSMT4" ShapeID="_x0000_i1546" DrawAspect="Content" ObjectID="_1569608299" r:id="rId1051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547" type="#_x0000_t75" style="width:21.75pt;height:15pt" o:ole="">
            <v:imagedata r:id="rId1052" o:title=""/>
          </v:shape>
          <o:OLEObject Type="Embed" ProgID="Equation.DSMT4" ShapeID="_x0000_i1547" DrawAspect="Content" ObjectID="_1569608300" r:id="rId1053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548" type="#_x0000_t75" style="width:12.75pt;height:18pt" o:ole="">
            <v:imagedata r:id="rId1048" o:title=""/>
          </v:shape>
          <o:OLEObject Type="Embed" ProgID="Equation.DSMT4" ShapeID="_x0000_i1548" DrawAspect="Content" ObjectID="_1569608301" r:id="rId1054"/>
        </w:objec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គេលាយសូ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549" type="#_x0000_t75" style="width:12.75pt;height:18pt" o:ole="">
            <v:imagedata r:id="rId1048" o:title=""/>
          </v:shape>
          <o:OLEObject Type="Embed" ProgID="Equation.DSMT4" ShapeID="_x0000_i1549" DrawAspect="Content" ObjectID="_1569608302" r:id="rId1055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ជាមួយជាមួយទឹកសុទ្ធ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40" w:dyaOrig="279">
          <v:shape id="_x0000_i1550" type="#_x0000_t75" style="width:36.75pt;height:14.25pt" o:ole="">
            <v:imagedata r:id="rId1056" o:title=""/>
          </v:shape>
          <o:OLEObject Type="Embed" ProgID="Equation.DSMT4" ShapeID="_x0000_i1550" DrawAspect="Content" ObjectID="_1569608303" r:id="rId1057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551" type="#_x0000_t75" style="width:21.75pt;height:15pt" o:ole="">
            <v:imagedata r:id="rId1058" o:title=""/>
          </v:shape>
          <o:OLEObject Type="Embed" ProgID="Equation.DSMT4" ShapeID="_x0000_i1551" DrawAspect="Content" ObjectID="_1569608304" r:id="rId1059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នៃសូលុយស្យុងទទួលបាន។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គេលាយសូ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552" type="#_x0000_t75" style="width:12.75pt;height:18pt" o:ole="">
            <v:imagedata r:id="rId1048" o:title=""/>
          </v:shape>
          <o:OLEObject Type="Embed" ProgID="Equation.DSMT4" ShapeID="_x0000_i1552" DrawAspect="Content" ObjectID="_1569608305" r:id="rId1060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ជាមួយសូ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553" type="#_x0000_t75" style="width:14.25pt;height:18pt" o:ole="">
            <v:imagedata r:id="rId1061" o:title=""/>
          </v:shape>
          <o:OLEObject Type="Embed" ProgID="Equation.DSMT4" ShapeID="_x0000_i1553" DrawAspect="Content" ObjectID="_1569608306" r:id="rId1062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នៃប៉ូតាស្យូមអ៊ីដ្រុកស៊ីតដែលមាន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880" w:dyaOrig="320">
          <v:shape id="_x0000_i1554" type="#_x0000_t75" style="width:43.5pt;height:15pt" o:ole="">
            <v:imagedata r:id="rId1063" o:title=""/>
          </v:shape>
          <o:OLEObject Type="Embed" ProgID="Equation.DSMT4" ShapeID="_x0000_i1554" DrawAspect="Content" ObjectID="_1569608307" r:id="rId1064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ចំនួន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40" w:dyaOrig="279">
          <v:shape id="_x0000_i1555" type="#_x0000_t75" style="width:36.75pt;height:14.25pt" o:ole="">
            <v:imagedata r:id="rId1065" o:title=""/>
          </v:shape>
          <o:OLEObject Type="Embed" ProgID="Equation.DSMT4" ShapeID="_x0000_i1555" DrawAspect="Content" ObjectID="_1569608308" r:id="rId1066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គេបាន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556" type="#_x0000_t75" style="width:14.25pt;height:18pt" o:ole="">
            <v:imagedata r:id="rId1067" o:title=""/>
          </v:shape>
          <o:OLEObject Type="Embed" ProgID="Equation.DSMT4" ShapeID="_x0000_i1556" DrawAspect="Content" ObjectID="_1569608309" r:id="rId1068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557" type="#_x0000_t75" style="width:21.75pt;height:15pt" o:ole="">
            <v:imagedata r:id="rId1058" o:title=""/>
          </v:shape>
          <o:OLEObject Type="Embed" ProgID="Equation.DSMT4" ShapeID="_x0000_i1557" DrawAspect="Content" ObjectID="_1569608310" r:id="rId1069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558" type="#_x0000_t75" style="width:14.25pt;height:18pt" o:ole="">
            <v:imagedata r:id="rId1067" o:title=""/>
          </v:shape>
          <o:OLEObject Type="Embed" ProgID="Equation.DSMT4" ShapeID="_x0000_i1558" DrawAspect="Content" ObjectID="_1569608311" r:id="rId1070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400253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៥៧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កាល់ស្យូមអ៊ីដ្រុកស៊ីត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(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980" w:dyaOrig="360">
          <v:shape id="_x0000_i1559" type="#_x0000_t75" style="width:48.75pt;height:18pt" o:ole="">
            <v:imagedata r:id="rId1071" o:title=""/>
          </v:shape>
          <o:OLEObject Type="Embed" ProgID="Equation.DSMT4" ShapeID="_x0000_i1559" DrawAspect="Content" ObjectID="_1569608312" r:id="rId1072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)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ត្រូវបានគេចាត់ទុកថាជាឌីបាសខ្លាំង។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គេរំលាយកាល់ស្យូមអ៊ីដ្រុកស៊ីត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ទៅក្នុងទឺក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គេបានសូ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560" type="#_x0000_t75" style="width:12.75pt;height:18pt" o:ole="">
            <v:imagedata r:id="rId1073" o:title=""/>
          </v:shape>
          <o:OLEObject Type="Embed" ProgID="Equation.DSMT4" ShapeID="_x0000_i1560" DrawAspect="Content" ObjectID="_1569608313" r:id="rId1074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ដែលមានមាឌ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300" w:dyaOrig="260">
          <v:shape id="_x0000_i1561" type="#_x0000_t75" style="width:14.25pt;height:12.75pt" o:ole="">
            <v:imagedata r:id="rId1075" o:title=""/>
          </v:shape>
          <o:OLEObject Type="Embed" ProgID="Equation.DSMT4" ShapeID="_x0000_i1561" DrawAspect="Content" ObjectID="_1569608314" r:id="rId1076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និងមាន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1060" w:dyaOrig="320">
          <v:shape id="_x0000_i1562" type="#_x0000_t75" style="width:52.5pt;height:15pt" o:ole="">
            <v:imagedata r:id="rId1077" o:title=""/>
          </v:shape>
          <o:OLEObject Type="Embed" ProgID="Equation.DSMT4" ShapeID="_x0000_i1562" DrawAspect="Content" ObjectID="_1569608315" r:id="rId1078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សរសេរសមីការបំបែកនៃ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980" w:dyaOrig="360">
          <v:shape id="_x0000_i1563" type="#_x0000_t75" style="width:48.75pt;height:18pt" o:ole="">
            <v:imagedata r:id="rId1071" o:title=""/>
          </v:shape>
          <o:OLEObject Type="Embed" ProgID="Equation.DSMT4" ShapeID="_x0000_i1563" DrawAspect="Content" ObjectID="_1569608316" r:id="rId1079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ក្នុងទឹក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គណនាម៉ាស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980" w:dyaOrig="360">
          <v:shape id="_x0000_i1564" type="#_x0000_t75" style="width:48.75pt;height:18pt" o:ole="">
            <v:imagedata r:id="rId1071" o:title=""/>
          </v:shape>
          <o:OLEObject Type="Embed" ProgID="Equation.DSMT4" ShapeID="_x0000_i1564" DrawAspect="Content" ObjectID="_1569608317" r:id="rId1080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ចាំបាច់សំរាប់ទង្វើសូ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565" type="#_x0000_t75" style="width:12.75pt;height:18pt" o:ole="">
            <v:imagedata r:id="rId1073" o:title=""/>
          </v:shape>
          <o:OLEObject Type="Embed" ProgID="Equation.DSMT4" ShapeID="_x0000_i1565" DrawAspect="Content" ObjectID="_1569608318" r:id="rId1081"/>
        </w:objec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134" w:hanging="1134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គេយកសូ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566" type="#_x0000_t75" style="width:12.75pt;height:18pt" o:ole="">
            <v:imagedata r:id="rId1073" o:title=""/>
          </v:shape>
          <o:OLEObject Type="Embed" ProgID="Equation.DSMT4" ShapeID="_x0000_i1566" DrawAspect="Content" ObjectID="_1569608319" r:id="rId1082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បន្តក់ចូលទៅក្នុង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567" type="#_x0000_t75" style="width:31.5pt;height:14.25pt" o:ole="">
            <v:imagedata r:id="rId1083" o:title=""/>
          </v:shape>
          <o:OLEObject Type="Embed" ProgID="Equation.DSMT4" ShapeID="_x0000_i1567" DrawAspect="Content" ObjectID="_1569608320" r:id="rId1084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អាស៊ីតក្លរីឌ្រិច។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សមមូលអាស៊ីត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បាសកើតមានកាល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br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ណាគេបន្តក់សូ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568" type="#_x0000_t75" style="width:12.75pt;height:18pt" o:ole="">
            <v:imagedata r:id="rId1073" o:title=""/>
          </v:shape>
          <o:OLEObject Type="Embed" ProgID="Equation.DSMT4" ShapeID="_x0000_i1568" DrawAspect="Content" ObjectID="_1569608321" r:id="rId1085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អស់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569" type="#_x0000_t75" style="width:31.5pt;height:14.25pt" o:ole="">
            <v:imagedata r:id="rId1086" o:title=""/>
          </v:shape>
          <o:OLEObject Type="Embed" ProgID="Equation.DSMT4" ShapeID="_x0000_i1569" DrawAspect="Content" ObjectID="_1569608322" r:id="rId1087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570" type="#_x0000_t75" style="width:21.75pt;height:15pt" o:ole="">
            <v:imagedata r:id="rId1088" o:title=""/>
          </v:shape>
          <o:OLEObject Type="Embed" ProgID="Equation.DSMT4" ShapeID="_x0000_i1570" DrawAspect="Content" ObjectID="_1569608323" r:id="rId1089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អាស៊ីតក្លរីឌ្រិច។</w:t>
      </w:r>
    </w:p>
    <w:p w:rsidR="002065AB" w:rsidRPr="00400253" w:rsidRDefault="00400253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៥៨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ទឹកក្រូចឆ្មាមាន</w:t>
      </w:r>
      <w:r w:rsidR="002065AB"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960" w:dyaOrig="320">
          <v:shape id="_x0000_i1571" type="#_x0000_t75" style="width:48pt;height:15.75pt" o:ole="">
            <v:imagedata r:id="rId1090" o:title=""/>
          </v:shape>
          <o:OLEObject Type="Embed" ProgID="Equation.DSMT4" ShapeID="_x0000_i1571" DrawAspect="Content" ObjectID="_1569608324" r:id="rId1091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គណនកំហាប់អ៊ីយ៉ុង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600" w:dyaOrig="380">
          <v:shape id="_x0000_i1572" type="#_x0000_t75" style="width:30pt;height:19.5pt" o:ole="">
            <v:imagedata r:id="rId1092" o:title=""/>
          </v:shape>
          <o:OLEObject Type="Embed" ProgID="Equation.DSMT4" ShapeID="_x0000_i1572" DrawAspect="Content" ObjectID="_1569608325" r:id="rId1093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540" w:dyaOrig="320">
          <v:shape id="_x0000_i1573" type="#_x0000_t75" style="width:27pt;height:15.75pt" o:ole="">
            <v:imagedata r:id="rId1094" o:title=""/>
          </v:shape>
          <o:OLEObject Type="Embed" ProgID="Equation.DSMT4" ShapeID="_x0000_i1573" DrawAspect="Content" ObjectID="_1569608326" r:id="rId1095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នៅក្នុងទឹកក្រូចឆ្មា។</w:t>
      </w:r>
    </w:p>
    <w:p w:rsidR="002065AB" w:rsidRPr="00400253" w:rsidRDefault="002065AB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បើគេយកទឹកក្រូចឆ្មា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00" w:dyaOrig="279">
          <v:shape id="_x0000_i1574" type="#_x0000_t75" style="width:30pt;height:14.25pt" o:ole="">
            <v:imagedata r:id="rId1096" o:title=""/>
          </v:shape>
          <o:OLEObject Type="Embed" ProgID="Equation.DSMT4" ShapeID="_x0000_i1574" DrawAspect="Content" ObjectID="_1569608327" r:id="rId1097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ទៅបន្ថែមទឹកសុទ្ធរហូតបានមាឌ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40" w:dyaOrig="279">
          <v:shape id="_x0000_i1575" type="#_x0000_t75" style="width:36.75pt;height:14.25pt" o:ole="">
            <v:imagedata r:id="rId1098" o:title=""/>
          </v:shape>
          <o:OLEObject Type="Embed" ProgID="Equation.DSMT4" ShapeID="_x0000_i1575" DrawAspect="Content" ObjectID="_1569608328" r:id="rId1099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វានឹងក្លាយភេជ្ជៈម្យ៉ាង។</w:t>
      </w:r>
    </w:p>
    <w:p w:rsidR="002065AB" w:rsidRPr="00400253" w:rsidRDefault="002065AB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កំណត់តំលៃ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576" type="#_x0000_t75" style="width:21.75pt;height:15.75pt" o:ole="">
            <v:imagedata r:id="rId1100" o:title=""/>
          </v:shape>
          <o:OLEObject Type="Embed" ProgID="Equation.DSMT4" ShapeID="_x0000_i1576" DrawAspect="Content" ObjectID="_1569608329" r:id="rId1101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នៃភេជ្ជៈនេះ។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ឧបមាថាទឹកក្រូចឆ្មារជាអាស៊ីតខ្លាំង។</w:t>
      </w:r>
    </w:p>
    <w:p w:rsidR="002065AB" w:rsidRPr="00400253" w:rsidRDefault="00400253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៥៩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គេមានសូ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អាស៊ីត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639" w:dyaOrig="360">
          <v:shape id="_x0000_i1577" type="#_x0000_t75" style="width:32.25pt;height:18pt" o:ole="">
            <v:imagedata r:id="rId1102" o:title=""/>
          </v:shape>
          <o:OLEObject Type="Embed" ProgID="Equation.DSMT4" ShapeID="_x0000_i1577" DrawAspect="Content" ObjectID="_1569608330" r:id="rId1103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កំហាប់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999" w:dyaOrig="320">
          <v:shape id="_x0000_i1578" type="#_x0000_t75" style="width:50.25pt;height:15.75pt" o:ole="">
            <v:imagedata r:id="rId1104" o:title=""/>
          </v:shape>
          <o:OLEObject Type="Embed" ProgID="Equation.DSMT4" ShapeID="_x0000_i1578" DrawAspect="Content" ObjectID="_1569608331" r:id="rId1105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មាន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940" w:dyaOrig="320">
          <v:shape id="_x0000_i1579" type="#_x0000_t75" style="width:46.5pt;height:15.75pt" o:ole="">
            <v:imagedata r:id="rId1106" o:title=""/>
          </v:shape>
          <o:OLEObject Type="Embed" ProgID="Equation.DSMT4" ShapeID="_x0000_i1579" DrawAspect="Content" ObjectID="_1569608332" r:id="rId1107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បង្ហាញថា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639" w:dyaOrig="360">
          <v:shape id="_x0000_i1580" type="#_x0000_t75" style="width:32.25pt;height:18pt" o:ole="">
            <v:imagedata r:id="rId1102" o:title=""/>
          </v:shape>
          <o:OLEObject Type="Embed" ProgID="Equation.DSMT4" ShapeID="_x0000_i1580" DrawAspect="Content" ObjectID="_1569608333" r:id="rId1108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ជាអាស៊ីតខ្លាំង</w:t>
      </w:r>
    </w:p>
    <w:p w:rsidR="002065AB" w:rsidRPr="00400253" w:rsidRDefault="002065AB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គេយកសូ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នេះ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20" w:dyaOrig="320">
          <v:shape id="_x0000_i1581" type="#_x0000_t75" style="width:36pt;height:15.75pt" o:ole="">
            <v:imagedata r:id="rId1109" o:title=""/>
          </v:shape>
          <o:OLEObject Type="Embed" ProgID="Equation.DSMT4" ShapeID="_x0000_i1581" DrawAspect="Content" ObjectID="_1569608334" r:id="rId1110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មកចាក់ទឹកបន្ថែមឲ្យបានសូ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800" w:dyaOrig="320">
          <v:shape id="_x0000_i1582" type="#_x0000_t75" style="width:39.75pt;height:15.75pt" o:ole="">
            <v:imagedata r:id="rId1111" o:title=""/>
          </v:shape>
          <o:OLEObject Type="Embed" ProgID="Equation.DSMT4" ShapeID="_x0000_i1582" DrawAspect="Content" ObjectID="_1569608335" r:id="rId1112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ចូរគណនាមាឌទឹកដែលប្រើ។</w:t>
      </w:r>
    </w:p>
    <w:p w:rsidR="002065AB" w:rsidRPr="00400253" w:rsidRDefault="002065AB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គេបន្ថែមសូ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583" type="#_x0000_t75" style="width:30.75pt;height:14.25pt" o:ole="">
            <v:imagedata r:id="rId1113" o:title=""/>
          </v:shape>
          <o:OLEObject Type="Embed" ProgID="Equation.DSMT4" ShapeID="_x0000_i1583" DrawAspect="Content" ObjectID="_1569608336" r:id="rId1114"/>
        </w:objec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00" w:dyaOrig="320">
          <v:shape id="_x0000_i1584" type="#_x0000_t75" style="width:35.25pt;height:15.75pt" o:ole="">
            <v:imagedata r:id="rId1115" o:title=""/>
          </v:shape>
          <o:OLEObject Type="Embed" ProgID="Equation.DSMT4" ShapeID="_x0000_i1584" DrawAspect="Content" ObjectID="_1569608337" r:id="rId1116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639" w:dyaOrig="360">
          <v:shape id="_x0000_i1585" type="#_x0000_t75" style="width:32.25pt;height:18pt" o:ole="">
            <v:imagedata r:id="rId1102" o:title=""/>
          </v:shape>
          <o:OLEObject Type="Embed" ProgID="Equation.DSMT4" ShapeID="_x0000_i1585" DrawAspect="Content" ObjectID="_1569608338" r:id="rId1117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ដែលបានពង្រាវខាងលើចំនួន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20" w:dyaOrig="320">
          <v:shape id="_x0000_i1586" type="#_x0000_t75" style="width:36pt;height:15.75pt" o:ole="">
            <v:imagedata r:id="rId1118" o:title=""/>
          </v:shape>
          <o:OLEObject Type="Embed" ProgID="Equation.DSMT4" ShapeID="_x0000_i1586" DrawAspect="Content" ObjectID="_1569608339" r:id="rId1119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នោះគេទទួលបាន</w:t>
      </w:r>
    </w:p>
    <w:p w:rsidR="002065AB" w:rsidRPr="00400253" w:rsidRDefault="002065AB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សមមួលអាស៊ីត</w:t>
      </w:r>
      <w:r w:rsidRPr="00400253">
        <w:rPr>
          <w:rFonts w:ascii="Khmer OS Siemreap" w:hAnsi="Khmer OS Siemreap" w:cs="Khmer OS Siemreap"/>
          <w:sz w:val="20"/>
          <w:szCs w:val="20"/>
        </w:rPr>
        <w:t>-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បាស។សរសេរសមីការតុល្យការតាងប្រតិកម្ម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និងគណនាកំហាប់សូ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587" type="#_x0000_t75" style="width:30.75pt;height:14.25pt" o:ole="">
            <v:imagedata r:id="rId1113" o:title=""/>
          </v:shape>
          <o:OLEObject Type="Embed" ProgID="Equation.DSMT4" ShapeID="_x0000_i1587" DrawAspect="Content" ObjectID="_1569608340" r:id="rId1120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ដែលប្រើ។</w:t>
      </w:r>
    </w:p>
    <w:p w:rsidR="002065AB" w:rsidRPr="00400253" w:rsidRDefault="00400253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៦០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គេមានសូ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សូដ្យូមអេណូឡាត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(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480" w:dyaOrig="380">
          <v:shape id="_x0000_i1588" type="#_x0000_t75" style="width:74.25pt;height:19.5pt" o:ole="">
            <v:imagedata r:id="rId1121" o:title=""/>
          </v:shape>
          <o:OLEObject Type="Embed" ProgID="Equation.DSMT4" ShapeID="_x0000_i1588" DrawAspect="Content" ObjectID="_1569608341" r:id="rId1122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)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កំហាប់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​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1180" w:dyaOrig="320">
          <v:shape id="_x0000_i1589" type="#_x0000_t75" style="width:59.25pt;height:15.75pt" o:ole="">
            <v:imagedata r:id="rId1123" o:title=""/>
          </v:shape>
          <o:OLEObject Type="Embed" ProgID="Equation.DSMT4" ShapeID="_x0000_i1589" DrawAspect="Content" ObjectID="_1569608342" r:id="rId1124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គណនាម៉ាសសូដ្យូមអេណូឡាតសុទ្ធដែលមាននៅក្នុងសូ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នេះ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position w:val="-6"/>
          <w:sz w:val="20"/>
          <w:szCs w:val="20"/>
        </w:rPr>
        <w:object w:dxaOrig="740" w:dyaOrig="279">
          <v:shape id="_x0000_i1590" type="#_x0000_t75" style="width:36.75pt;height:14.25pt" o:ole="">
            <v:imagedata r:id="rId1125" o:title=""/>
          </v:shape>
          <o:OLEObject Type="Embed" ProgID="Equation.DSMT4" ShapeID="_x0000_i1590" DrawAspect="Content" ObjectID="_1569608343" r:id="rId1126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នេះមាន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1060" w:dyaOrig="320">
          <v:shape id="_x0000_i1591" type="#_x0000_t75" style="width:52.5pt;height:15.75pt" o:ole="">
            <v:imagedata r:id="rId1127" o:title=""/>
          </v:shape>
          <o:OLEObject Type="Embed" ProgID="Equation.DSMT4" ShapeID="_x0000_i1591" DrawAspect="Content" ObjectID="_1569608344" r:id="rId1128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បង្ហាញថា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អ៊ីយ៉ុងអេណូឡាតជាបាសខ្លាំង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និងសរសេរសមីការតាងប្រតិកម្ម</w:t>
      </w:r>
    </w:p>
    <w:p w:rsidR="002065AB" w:rsidRPr="00400253" w:rsidRDefault="002065AB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រវាងអ៊ីយ៉ុងនេះជាមួយទឹក។</w:t>
      </w:r>
    </w:p>
    <w:p w:rsidR="002065AB" w:rsidRPr="00400253" w:rsidRDefault="002065AB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គេយក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00" w:dyaOrig="279">
          <v:shape id="_x0000_i1592" type="#_x0000_t75" style="width:30pt;height:14.25pt" o:ole="">
            <v:imagedata r:id="rId1129" o:title=""/>
          </v:shape>
          <o:OLEObject Type="Embed" ProgID="Equation.DSMT4" ShapeID="_x0000_i1592" DrawAspect="Content" ObjectID="_1569608345" r:id="rId1130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នេះមកបន្ថែមទឹករហូតបានសូ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593" type="#_x0000_t75" style="width:12.75pt;height:18pt" o:ole="">
            <v:imagedata r:id="rId1131" o:title=""/>
          </v:shape>
          <o:OLEObject Type="Embed" ProgID="Equation.DSMT4" ShapeID="_x0000_i1593" DrawAspect="Content" ObjectID="_1569608346" r:id="rId1132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ដែលមានមាឌ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20" w:dyaOrig="279">
          <v:shape id="_x0000_i1594" type="#_x0000_t75" style="width:36pt;height:14.25pt" o:ole="">
            <v:imagedata r:id="rId1133" o:title=""/>
          </v:shape>
          <o:OLEObject Type="Embed" ProgID="Equation.DSMT4" ShapeID="_x0000_i1594" DrawAspect="Content" ObjectID="_1569608347" r:id="rId1134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595" type="#_x0000_t75" style="width:21.75pt;height:15.75pt" o:ole="">
            <v:imagedata r:id="rId1135" o:title=""/>
          </v:shape>
          <o:OLEObject Type="Embed" ProgID="Equation.DSMT4" ShapeID="_x0000_i1595" DrawAspect="Content" ObjectID="_1569608348" r:id="rId1136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596" type="#_x0000_t75" style="width:12.75pt;height:18pt" o:ole="">
            <v:imagedata r:id="rId1131" o:title=""/>
          </v:shape>
          <o:OLEObject Type="Embed" ProgID="Equation.DSMT4" ShapeID="_x0000_i1596" DrawAspect="Content" ObjectID="_1569608349" r:id="rId1137"/>
        </w:object>
      </w:r>
    </w:p>
    <w:p w:rsidR="002065AB" w:rsidRPr="00400253" w:rsidRDefault="002065AB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ឃ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គេបន្ថែមសូ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អាស៊ីតក្លរីឌ្រិច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499" w:dyaOrig="279">
          <v:shape id="_x0000_i1597" type="#_x0000_t75" style="width:25.5pt;height:14.25pt" o:ole="">
            <v:imagedata r:id="rId1138" o:title=""/>
          </v:shape>
          <o:OLEObject Type="Embed" ProgID="Equation.DSMT4" ShapeID="_x0000_i1597" DrawAspect="Content" ObjectID="_1569608350" r:id="rId1139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កំហាប់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999" w:dyaOrig="320">
          <v:shape id="_x0000_i1598" type="#_x0000_t75" style="width:50.25pt;height:15.75pt" o:ole="">
            <v:imagedata r:id="rId1140" o:title=""/>
          </v:shape>
          <o:OLEObject Type="Embed" ProgID="Equation.DSMT4" ShapeID="_x0000_i1598" DrawAspect="Content" ObjectID="_1569608351" r:id="rId1141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599" type="#_x0000_t75" style="width:12.75pt;height:18pt" o:ole="">
            <v:imagedata r:id="rId1131" o:title=""/>
          </v:shape>
          <o:OLEObject Type="Embed" ProgID="Equation.DSMT4" ShapeID="_x0000_i1599" DrawAspect="Content" ObjectID="_1569608352" r:id="rId1142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គេបានសូ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600" type="#_x0000_t75" style="width:14.25pt;height:18pt" o:ole="">
            <v:imagedata r:id="rId1143" o:title=""/>
          </v:shape>
          <o:OLEObject Type="Embed" ProgID="Equation.DSMT4" ShapeID="_x0000_i1600" DrawAspect="Content" ObjectID="_1569608353" r:id="rId1144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</w:p>
    <w:p w:rsidR="002065AB" w:rsidRPr="00400253" w:rsidRDefault="002065AB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១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សរសរសមីការតុល្យការតាងប្រតិកម្ម</w:t>
      </w:r>
    </w:p>
    <w:p w:rsidR="002065AB" w:rsidRPr="00400253" w:rsidRDefault="002065AB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២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601" type="#_x0000_t75" style="width:21.75pt;height:15.75pt" o:ole="">
            <v:imagedata r:id="rId1135" o:title=""/>
          </v:shape>
          <o:OLEObject Type="Embed" ProgID="Equation.DSMT4" ShapeID="_x0000_i1601" DrawAspect="Content" ObjectID="_1569608354" r:id="rId1145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602" type="#_x0000_t75" style="width:14.25pt;height:18pt" o:ole="">
            <v:imagedata r:id="rId1146" o:title=""/>
          </v:shape>
          <o:OLEObject Type="Embed" ProgID="Equation.DSMT4" ShapeID="_x0000_i1602" DrawAspect="Content" ObjectID="_1569608355" r:id="rId1147"/>
        </w:object>
      </w:r>
    </w:p>
    <w:p w:rsidR="002065AB" w:rsidRPr="00400253" w:rsidRDefault="00400253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៦១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603" type="#_x0000_t75" style="width:12.75pt;height:18pt" o:ole="">
            <v:imagedata r:id="rId1148" o:title=""/>
          </v:shape>
          <o:OLEObject Type="Embed" ProgID="Equation.DSMT4" ShapeID="_x0000_i1603" DrawAspect="Content" ObjectID="_1569608356" r:id="rId1149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នៃម៉ូណូអាស៊ីត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400" w:dyaOrig="260">
          <v:shape id="_x0000_i1604" type="#_x0000_t75" style="width:20.25pt;height:12.75pt" o:ole="">
            <v:imagedata r:id="rId1150" o:title=""/>
          </v:shape>
          <o:OLEObject Type="Embed" ProgID="Equation.DSMT4" ShapeID="_x0000_i1604" DrawAspect="Content" ObjectID="_1569608357" r:id="rId1151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មួយកំហាប់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480" w:dyaOrig="380">
          <v:shape id="_x0000_i1605" type="#_x0000_t75" style="width:74.25pt;height:19.5pt" o:ole="">
            <v:imagedata r:id="rId1152" o:title=""/>
          </v:shape>
          <o:OLEObject Type="Embed" ProgID="Equation.DSMT4" ShapeID="_x0000_i1605" DrawAspect="Content" ObjectID="_1569608358" r:id="rId1153"/>
        </w:object>
      </w:r>
      <w:r w:rsidR="002065AB" w:rsidRPr="00400253">
        <w:rPr>
          <w:rFonts w:ascii="Khmer OS Siemreap" w:hAnsi="Khmer OS Siemreap" w:cs="Khmer OS Siemreap"/>
          <w:sz w:val="20"/>
          <w:szCs w:val="20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និងមាន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​ </w:t>
      </w:r>
      <w:r w:rsidR="002065AB"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940" w:dyaOrig="320">
          <v:shape id="_x0000_i1606" type="#_x0000_t75" style="width:46.5pt;height:15.75pt" o:ole="">
            <v:imagedata r:id="rId1154" o:title=""/>
          </v:shape>
          <o:OLEObject Type="Embed" ProgID="Equation.DSMT4" ShapeID="_x0000_i1606" DrawAspect="Content" ObjectID="_1569608359" r:id="rId1155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400" w:dyaOrig="260">
          <v:shape id="_x0000_i1607" type="#_x0000_t75" style="width:20.25pt;height:12.75pt" o:ole="">
            <v:imagedata r:id="rId1150" o:title=""/>
          </v:shape>
          <o:OLEObject Type="Embed" ProgID="Equation.DSMT4" ShapeID="_x0000_i1607" DrawAspect="Content" ObjectID="_1569608360" r:id="rId1156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ជាអាស៊ីតខ្លាំង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ឬខ្សោយ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?</w:t>
      </w:r>
    </w:p>
    <w:p w:rsidR="002065AB" w:rsidRPr="00400253" w:rsidRDefault="002065AB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គេបន្ថែមមាឌទឹកទៅក្នុង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608" type="#_x0000_t75" style="width:30.75pt;height:14.25pt" o:ole="">
            <v:imagedata r:id="rId1157" o:title=""/>
          </v:shape>
          <o:OLEObject Type="Embed" ProgID="Equation.DSMT4" ShapeID="_x0000_i1608" DrawAspect="Content" ObjectID="_1569608361" r:id="rId1158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609" type="#_x0000_t75" style="width:12.75pt;height:18pt" o:ole="">
            <v:imagedata r:id="rId1148" o:title=""/>
          </v:shape>
          <o:OLEObject Type="Embed" ProgID="Equation.DSMT4" ShapeID="_x0000_i1609" DrawAspect="Content" ObjectID="_1569608362" r:id="rId1159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ដើម្បីបានសូ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610" type="#_x0000_t75" style="width:14.25pt;height:18pt" o:ole="">
            <v:imagedata r:id="rId1160" o:title=""/>
          </v:shape>
          <o:OLEObject Type="Embed" ProgID="Equation.DSMT4" ShapeID="_x0000_i1610" DrawAspect="Content" ObjectID="_1569608363" r:id="rId1161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800" w:dyaOrig="320">
          <v:shape id="_x0000_i1611" type="#_x0000_t75" style="width:39.75pt;height:15.75pt" o:ole="">
            <v:imagedata r:id="rId1162" o:title=""/>
          </v:shape>
          <o:OLEObject Type="Embed" ProgID="Equation.DSMT4" ShapeID="_x0000_i1611" DrawAspect="Content" ObjectID="_1569608364" r:id="rId1163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គណនាមាឌទឹកត្រូវថែម</w:t>
      </w:r>
    </w:p>
    <w:p w:rsidR="002065AB" w:rsidRPr="00400253" w:rsidRDefault="002065AB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851" w:hanging="851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គេយកសូ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612" type="#_x0000_t75" style="width:14.25pt;height:18pt" o:ole="">
            <v:imagedata r:id="rId1160" o:title=""/>
          </v:shape>
          <o:OLEObject Type="Embed" ProgID="Equation.DSMT4" ShapeID="_x0000_i1612" DrawAspect="Content" ObjectID="_1569608365" r:id="rId1164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ទៅធ្វើអត្រាកម្មជាមួយសូ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ស៊ូត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00" w:dyaOrig="279">
          <v:shape id="_x0000_i1613" type="#_x0000_t75" style="width:30pt;height:14.25pt" o:ole="">
            <v:imagedata r:id="rId1165" o:title=""/>
          </v:shape>
          <o:OLEObject Type="Embed" ProgID="Equation.DSMT4" ShapeID="_x0000_i1613" DrawAspect="Content" ObjectID="_1569608366" r:id="rId1166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ចំណុចសមមូលអាស៊ីត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បាសកើតមានកាលណា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គេប្រើសូ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614" type="#_x0000_t75" style="width:14.25pt;height:18pt" o:ole="">
            <v:imagedata r:id="rId1160" o:title=""/>
          </v:shape>
          <o:OLEObject Type="Embed" ProgID="Equation.DSMT4" ShapeID="_x0000_i1614" DrawAspect="Content" ObjectID="_1569608367" r:id="rId1167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អស់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80" w:dyaOrig="279">
          <v:shape id="_x0000_i1615" type="#_x0000_t75" style="width:33.75pt;height:14.25pt" o:ole="">
            <v:imagedata r:id="rId1168" o:title=""/>
          </v:shape>
          <o:OLEObject Type="Embed" ProgID="Equation.DSMT4" ShapeID="_x0000_i1615" DrawAspect="Content" ObjectID="_1569608368" r:id="rId1169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616" type="#_x0000_t75" style="width:21.75pt;height:15.75pt" o:ole="">
            <v:imagedata r:id="rId1170" o:title=""/>
          </v:shape>
          <o:OLEObject Type="Embed" ProgID="Equation.DSMT4" ShapeID="_x0000_i1616" DrawAspect="Content" ObjectID="_1569608369" r:id="rId1171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ស៊ូត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400253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៦២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គេយកសូលុយស្យុងអាស៊ីតក្លរីឌ្រិចមាន</w:t>
      </w:r>
      <w:r w:rsidR="002065AB"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800" w:dyaOrig="320">
          <v:shape id="_x0000_i1617" type="#_x0000_t75" style="width:39.75pt;height:15.75pt" o:ole="">
            <v:imagedata r:id="rId1172" o:title=""/>
          </v:shape>
          <o:OLEObject Type="Embed" ProgID="Equation.DSMT4" ShapeID="_x0000_i1617" DrawAspect="Content" ObjectID="_1569608370" r:id="rId1173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ចំនួន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40" w:dyaOrig="279">
          <v:shape id="_x0000_i1618" type="#_x0000_t75" style="width:36.75pt;height:14.25pt" o:ole="">
            <v:imagedata r:id="rId1174" o:title=""/>
          </v:shape>
          <o:OLEObject Type="Embed" ProgID="Equation.DSMT4" ShapeID="_x0000_i1618" DrawAspect="Content" ObjectID="_1569608371" r:id="rId1175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ទៅលាយជាមួយសូលុយស្យុងអាស៊ីតនីទ្រិច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800" w:dyaOrig="320">
          <v:shape id="_x0000_i1619" type="#_x0000_t75" style="width:39.75pt;height:15.75pt" o:ole="">
            <v:imagedata r:id="rId1176" o:title=""/>
          </v:shape>
          <o:OLEObject Type="Embed" ProgID="Equation.DSMT4" ShapeID="_x0000_i1619" DrawAspect="Content" ObjectID="_1569608372" r:id="rId1177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ចំនួន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40" w:dyaOrig="279">
          <v:shape id="_x0000_i1620" type="#_x0000_t75" style="width:36.75pt;height:14.25pt" o:ole="">
            <v:imagedata r:id="rId1174" o:title=""/>
          </v:shape>
          <o:OLEObject Type="Embed" ProgID="Equation.DSMT4" ShapeID="_x0000_i1620" DrawAspect="Content" ObjectID="_1569608373" r:id="rId1178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សរសេរសមីការអ៊ីយ៉ុងកម្មនៃ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499" w:dyaOrig="279">
          <v:shape id="_x0000_i1621" type="#_x0000_t75" style="width:25.5pt;height:14.25pt" o:ole="">
            <v:imagedata r:id="rId1179" o:title=""/>
          </v:shape>
          <o:OLEObject Type="Embed" ProgID="Equation.DSMT4" ShapeID="_x0000_i1621" DrawAspect="Content" ObjectID="_1569608374" r:id="rId1180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639" w:dyaOrig="360">
          <v:shape id="_x0000_i1622" type="#_x0000_t75" style="width:32.25pt;height:18pt" o:ole="">
            <v:imagedata r:id="rId1181" o:title=""/>
          </v:shape>
          <o:OLEObject Type="Embed" ProgID="Equation.DSMT4" ShapeID="_x0000_i1622" DrawAspect="Content" ObjectID="_1569608375" r:id="rId1182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ក្នុងទឹក</w:t>
      </w:r>
    </w:p>
    <w:p w:rsidR="002065AB" w:rsidRPr="00400253" w:rsidRDefault="002065AB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contextualSpacing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623" type="#_x0000_t75" style="width:21.75pt;height:15.75pt" o:ole="">
            <v:imagedata r:id="rId1183" o:title=""/>
          </v:shape>
          <o:OLEObject Type="Embed" ProgID="Equation.DSMT4" ShapeID="_x0000_i1623" DrawAspect="Content" ObjectID="_1569608376" r:id="rId1184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នៃល្បាយសូលុយស្យុងទទួលបាន។</w:t>
      </w:r>
    </w:p>
    <w:p w:rsidR="002065AB" w:rsidRPr="00400253" w:rsidRDefault="00400253" w:rsidP="0040025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rPr>
          <w:rFonts w:ascii="Khmer OS Siemreap" w:hAnsi="Khmer OS Siemreap" w:cs="Khmer OS Siemreap"/>
          <w:sz w:val="20"/>
          <w:szCs w:val="20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lastRenderedPageBreak/>
        <w:t>៦៣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សូលុយស្យុង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624" type="#_x0000_t75" style="width:12.75pt;height:18pt" o:ole="">
            <v:imagedata r:id="rId1148" o:title=""/>
          </v:shape>
          <o:OLEObject Type="Embed" ProgID="Equation.DSMT4" ShapeID="_x0000_i1624" DrawAspect="Content" ObjectID="_1569608377" r:id="rId1185"/>
        </w:object>
      </w:r>
      <w:r w:rsidR="002065AB" w:rsidRPr="00400253">
        <w:rPr>
          <w:rFonts w:ascii="Khmer OS Siemreap" w:hAnsi="Khmer OS Siemreap" w:cs="Khmer OS Siemreap"/>
          <w:sz w:val="20"/>
          <w:szCs w:val="20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នៃអាស៊ីត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4"/>
          <w:sz w:val="20"/>
          <w:szCs w:val="20"/>
        </w:rPr>
        <w:object w:dxaOrig="400" w:dyaOrig="260">
          <v:shape id="_x0000_i1625" type="#_x0000_t75" style="width:20.25pt;height:12.75pt" o:ole="">
            <v:imagedata r:id="rId1186" o:title=""/>
          </v:shape>
          <o:OLEObject Type="Embed" ProgID="Equation.DSMT4" ShapeID="_x0000_i1625" DrawAspect="Content" ObjectID="_1569608378" r:id="rId1187"/>
        </w:object>
      </w:r>
      <w:r w:rsidR="002065AB" w:rsidRPr="00400253">
        <w:rPr>
          <w:rFonts w:ascii="Khmer OS Siemreap" w:hAnsi="Khmer OS Siemreap" w:cs="Khmer OS Siemreap"/>
          <w:sz w:val="20"/>
          <w:szCs w:val="20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មួយមាន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960" w:dyaOrig="320">
          <v:shape id="_x0000_i1626" type="#_x0000_t75" style="width:48pt;height:15.75pt" o:ole="">
            <v:imagedata r:id="rId1188" o:title=""/>
          </v:shape>
          <o:OLEObject Type="Embed" ProgID="Equation.DSMT4" ShapeID="_x0000_i1626" DrawAspect="Content" ObjectID="_1569608379" r:id="rId1189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គេយកសូលុយស្យុង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627" type="#_x0000_t75" style="width:12.75pt;height:18pt" o:ole="">
            <v:imagedata r:id="rId1148" o:title=""/>
          </v:shape>
          <o:OLEObject Type="Embed" ProgID="Equation.DSMT4" ShapeID="_x0000_i1627" DrawAspect="Content" ObjectID="_1569608380" r:id="rId1190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vertAlign w:val="subscript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នេះ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</w:rPr>
        <w:object w:dxaOrig="620" w:dyaOrig="279">
          <v:shape id="_x0000_i1628" type="#_x0000_t75" style="width:30.75pt;height:14.25pt" o:ole="">
            <v:imagedata r:id="rId1191" o:title=""/>
          </v:shape>
          <o:OLEObject Type="Embed" ProgID="Equation.DSMT4" ShapeID="_x0000_i1628" DrawAspect="Content" ObjectID="_1569608381" r:id="rId1192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ទៅបន្ថែម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ទឹកសុទ្ធ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</w:rPr>
        <w:object w:dxaOrig="620" w:dyaOrig="279">
          <v:shape id="_x0000_i1629" type="#_x0000_t75" style="width:30.75pt;height:14.25pt" o:ole="">
            <v:imagedata r:id="rId1191" o:title=""/>
          </v:shape>
          <o:OLEObject Type="Embed" ProgID="Equation.DSMT4" ShapeID="_x0000_i1629" DrawAspect="Content" ObjectID="_1569608382" r:id="rId1193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គេទទួលបានសូលុយស្យុង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</w:rPr>
        <w:object w:dxaOrig="279" w:dyaOrig="360">
          <v:shape id="_x0000_i1630" type="#_x0000_t75" style="width:14.25pt;height:18pt" o:ole="">
            <v:imagedata r:id="rId1194" o:title=""/>
          </v:shape>
          <o:OLEObject Type="Embed" ProgID="Equation.DSMT4" ShapeID="_x0000_i1630" DrawAspect="Content" ObjectID="_1569608383" r:id="rId1195"/>
        </w:object>
      </w:r>
      <w:r w:rsidR="002065AB" w:rsidRPr="00400253">
        <w:rPr>
          <w:rFonts w:ascii="Khmer OS Siemreap" w:hAnsi="Khmer OS Siemreap" w:cs="Khmer OS Siemreap"/>
          <w:sz w:val="20"/>
          <w:szCs w:val="20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ដែលបាន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0"/>
          <w:sz w:val="20"/>
          <w:szCs w:val="20"/>
        </w:rPr>
        <w:object w:dxaOrig="1080" w:dyaOrig="320">
          <v:shape id="_x0000_i1631" type="#_x0000_t75" style="width:54pt;height:15.75pt" o:ole="">
            <v:imagedata r:id="rId1196" o:title=""/>
          </v:shape>
          <o:OLEObject Type="Embed" ProgID="Equation.DSMT4" ShapeID="_x0000_i1631" DrawAspect="Content" ObjectID="_1569608384" r:id="rId1197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bidi="km-KH"/>
        </w:rPr>
        <w:t>។</w:t>
      </w:r>
      <w:r w:rsidR="002065AB" w:rsidRPr="00400253">
        <w:rPr>
          <w:rFonts w:ascii="Khmer OS Siemreap" w:hAnsi="Khmer OS Siemreap" w:cs="Khmer OS Siemreap"/>
          <w:sz w:val="20"/>
          <w:szCs w:val="20"/>
        </w:rPr>
        <w:t xml:space="preserve"> 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bidi="km-KH"/>
        </w:rPr>
        <w:t>តើអាស៊ីត</w:t>
      </w:r>
      <w:r w:rsidR="002065AB" w:rsidRPr="00400253">
        <w:rPr>
          <w:rFonts w:ascii="Khmer OS Siemreap" w:hAnsi="Khmer OS Siemreap" w:cs="Khmer OS Siemreap"/>
          <w:sz w:val="20"/>
          <w:szCs w:val="20"/>
        </w:rPr>
        <w:t xml:space="preserve"> </w:t>
      </w:r>
      <w:r w:rsidR="002065AB" w:rsidRPr="00400253">
        <w:rPr>
          <w:rFonts w:ascii="Khmer OS Siemreap" w:hAnsi="Khmer OS Siemreap" w:cs="Khmer OS Siemreap"/>
          <w:position w:val="-4"/>
          <w:sz w:val="20"/>
          <w:szCs w:val="20"/>
        </w:rPr>
        <w:object w:dxaOrig="400" w:dyaOrig="260">
          <v:shape id="_x0000_i1632" type="#_x0000_t75" style="width:20.25pt;height:12.75pt" o:ole="">
            <v:imagedata r:id="rId1186" o:title=""/>
          </v:shape>
          <o:OLEObject Type="Embed" ProgID="Equation.DSMT4" ShapeID="_x0000_i1632" DrawAspect="Content" ObjectID="_1569608385" r:id="rId1198"/>
        </w:object>
      </w:r>
      <w:r w:rsidR="002065AB" w:rsidRPr="00400253">
        <w:rPr>
          <w:rFonts w:ascii="Khmer OS Siemreap" w:hAnsi="Khmer OS Siemreap" w:cs="Khmer OS Siemreap"/>
          <w:sz w:val="20"/>
          <w:szCs w:val="20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ជាអាស៊ីតខ្លាំង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ឬខ្សោយ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?</w:t>
      </w:r>
    </w:p>
    <w:p w:rsidR="002065AB" w:rsidRPr="00400253" w:rsidRDefault="00400253" w:rsidP="00400253">
      <w:pPr>
        <w:tabs>
          <w:tab w:val="left" w:pos="0"/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៦៤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គេលាយសូលុយស្យុងអាស៊ីតក្លរីឌ្រិច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</w:rPr>
        <w:object w:dxaOrig="620" w:dyaOrig="279">
          <v:shape id="_x0000_i1633" type="#_x0000_t75" style="width:30.75pt;height:14.25pt" o:ole="">
            <v:imagedata r:id="rId1199" o:title=""/>
          </v:shape>
          <o:OLEObject Type="Embed" ProgID="Equation.DSMT4" ShapeID="_x0000_i1633" DrawAspect="Content" ObjectID="_1569608386" r:id="rId1200"/>
        </w:object>
      </w:r>
      <w:r w:rsidR="002065AB" w:rsidRPr="00400253">
        <w:rPr>
          <w:rFonts w:ascii="Khmer OS Siemreap" w:hAnsi="Khmer OS Siemreap" w:cs="Khmer OS Siemreap"/>
          <w:sz w:val="20"/>
          <w:szCs w:val="20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កំហាប់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999" w:dyaOrig="320">
          <v:shape id="_x0000_i1634" type="#_x0000_t75" style="width:50.25pt;height:15.75pt" o:ole="">
            <v:imagedata r:id="rId1201" o:title=""/>
          </v:shape>
          <o:OLEObject Type="Embed" ProgID="Equation.DSMT4" ShapeID="_x0000_i1634" DrawAspect="Content" ObjectID="_1569608387" r:id="rId1202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ជាមួយសូលុយស្យុងសូដ្យូមអ៊ីដ្រុកស៊ីត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</w:rPr>
        <w:object w:dxaOrig="620" w:dyaOrig="279">
          <v:shape id="_x0000_i1635" type="#_x0000_t75" style="width:30.75pt;height:14.25pt" o:ole="">
            <v:imagedata r:id="rId1199" o:title=""/>
          </v:shape>
          <o:OLEObject Type="Embed" ProgID="Equation.DSMT4" ShapeID="_x0000_i1635" DrawAspect="Content" ObjectID="_1569608388" r:id="rId1203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កំហាប់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1020" w:dyaOrig="320">
          <v:shape id="_x0000_i1636" type="#_x0000_t75" style="width:51pt;height:15.75pt" o:ole="">
            <v:imagedata r:id="rId1204" o:title=""/>
          </v:shape>
          <o:OLEObject Type="Embed" ProgID="Equation.DSMT4" ShapeID="_x0000_i1636" DrawAspect="Content" ObjectID="_1569608389" r:id="rId1205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</w:p>
    <w:p w:rsidR="002065AB" w:rsidRPr="00400253" w:rsidRDefault="002065AB" w:rsidP="00400253">
      <w:pPr>
        <w:tabs>
          <w:tab w:val="left" w:pos="0"/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.​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ចូរសរសេរសមីការតុល្យការនៃប្រតិកម្មដែលកើតមាន។</w:t>
      </w:r>
    </w:p>
    <w:p w:rsidR="002065AB" w:rsidRPr="00400253" w:rsidRDefault="002065AB" w:rsidP="00400253">
      <w:pPr>
        <w:tabs>
          <w:tab w:val="left" w:pos="0"/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តើល្បាយដែលទទួលបានជាសូលុយស្យុងអាស៊ីត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ឬបាស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​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ឬណឺត។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ចូរគណនា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</w:rPr>
        <w:object w:dxaOrig="440" w:dyaOrig="320">
          <v:shape id="_x0000_i1637" type="#_x0000_t75" style="width:21.75pt;height:15.75pt" o:ole="">
            <v:imagedata r:id="rId1206" o:title=""/>
          </v:shape>
          <o:OLEObject Type="Embed" ProgID="Equation.DSMT4" ShapeID="_x0000_i1637" DrawAspect="Content" ObjectID="_1569608390" r:id="rId1207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នៃល្បាយ។</w:t>
      </w:r>
    </w:p>
    <w:p w:rsidR="002065AB" w:rsidRPr="00400253" w:rsidRDefault="00400253" w:rsidP="00400253">
      <w:pPr>
        <w:tabs>
          <w:tab w:val="left" w:pos="0"/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៦៥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គេរំលាយឧស័្មនអ៊ីដ្រូសែនកុ្លរួ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39" w:dyaOrig="279">
          <v:shape id="_x0000_i1638" type="#_x0000_t75" style="width:32.25pt;height:14.25pt" o:ole="">
            <v:imagedata r:id="rId1208" o:title=""/>
          </v:shape>
          <o:OLEObject Type="Embed" ProgID="Equation.DSMT4" ShapeID="_x0000_i1638" DrawAspect="Content" ObjectID="_1569608391" r:id="rId1209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ទៅក្នុងទឹកគេទទួលបានសូលុយស្យុងអាស៊ីតក្លរីឌ្រិច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40" w:dyaOrig="279">
          <v:shape id="_x0000_i1639" type="#_x0000_t75" style="width:36.75pt;height:14.25pt" o:ole="">
            <v:imagedata r:id="rId1210" o:title=""/>
          </v:shape>
          <o:OLEObject Type="Embed" ProgID="Equation.DSMT4" ShapeID="_x0000_i1639" DrawAspect="Content" ObjectID="_1569608392" r:id="rId1211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</w:p>
    <w:p w:rsidR="002065AB" w:rsidRPr="00400253" w:rsidRDefault="002065AB" w:rsidP="00400253">
      <w:pPr>
        <w:tabs>
          <w:tab w:val="left" w:pos="0"/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មាឌឧស្ម័ន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វាស់នៅលក្ខខណ័្ឌធម្មតានៃសីតុណ្ហភាព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និងសំពាធ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0"/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១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សរសេរសមីការតុល្យការតាងប្រតិកម្មរវាងឧស័្មនអ៊ីដ្រូសែនកុ្លរួជាមួយទឹក</w:t>
      </w:r>
    </w:p>
    <w:p w:rsidR="002065AB" w:rsidRPr="00400253" w:rsidRDefault="002065AB" w:rsidP="00400253">
      <w:pPr>
        <w:tabs>
          <w:tab w:val="left" w:pos="0"/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២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តើសូលុយស្យុងអាស៊ីតក្លរីឌ្រិចនេះមាន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640" type="#_x0000_t75" style="width:21.75pt;height:15.75pt" o:ole="">
            <v:imagedata r:id="rId1212" o:title=""/>
          </v:shape>
          <o:OLEObject Type="Embed" ProgID="Equation.DSMT4" ShapeID="_x0000_i1640" DrawAspect="Content" ObjectID="_1569608393" r:id="rId1213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ប៉ុន្មាន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?</w:t>
      </w:r>
    </w:p>
    <w:p w:rsidR="002065AB" w:rsidRPr="00400253" w:rsidRDefault="002065AB" w:rsidP="00400253">
      <w:pPr>
        <w:tabs>
          <w:tab w:val="left" w:pos="0"/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៣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គេចាក់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641" type="#_x0000_t75" style="width:30.75pt;height:14.25pt" o:ole="">
            <v:imagedata r:id="rId1214" o:title=""/>
          </v:shape>
          <o:OLEObject Type="Embed" ProgID="Equation.DSMT4" ShapeID="_x0000_i1641" DrawAspect="Content" ObjectID="_1569608394" r:id="rId1215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អាស៊ីតក្លរីឌ្រិចខាងលើទៅក្នុងសូ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ស៊ូត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642" type="#_x0000_t75" style="width:30.75pt;height:14.25pt" o:ole="">
            <v:imagedata r:id="rId1216" o:title=""/>
          </v:shape>
          <o:OLEObject Type="Embed" ProgID="Equation.DSMT4" ShapeID="_x0000_i1642" DrawAspect="Content" ObjectID="_1569608395" r:id="rId1217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ស៊ូតកំហាប់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40" w:dyaOrig="279">
          <v:shape id="_x0000_i1643" type="#_x0000_t75" style="width:36.75pt;height:14.25pt" o:ole="">
            <v:imagedata r:id="rId1218" o:title=""/>
          </v:shape>
          <o:OLEObject Type="Embed" ProgID="Equation.DSMT4" ShapeID="_x0000_i1643" DrawAspect="Content" ObjectID="_1569608396" r:id="rId1219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0"/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គេទទួលបានសូលុយស្យុង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240" w:dyaOrig="260">
          <v:shape id="_x0000_i1644" type="#_x0000_t75" style="width:12pt;height:12.75pt" o:ole="">
            <v:imagedata r:id="rId1220" o:title=""/>
          </v:shape>
          <o:OLEObject Type="Embed" ProgID="Equation.DSMT4" ShapeID="_x0000_i1644" DrawAspect="Content" ObjectID="_1569608397" r:id="rId1221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0"/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សរសេរសមីការតាងប្រតិកម្មដែលកើតមាន</w:t>
      </w:r>
    </w:p>
    <w:p w:rsidR="002065AB" w:rsidRPr="00400253" w:rsidRDefault="002065AB" w:rsidP="00400253">
      <w:pPr>
        <w:tabs>
          <w:tab w:val="left" w:pos="0"/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តើសូលុយស្យុង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240" w:dyaOrig="260">
          <v:shape id="_x0000_i1645" type="#_x0000_t75" style="width:12pt;height:12.75pt" o:ole="">
            <v:imagedata r:id="rId1220" o:title=""/>
          </v:shape>
          <o:OLEObject Type="Embed" ProgID="Equation.DSMT4" ShapeID="_x0000_i1645" DrawAspect="Content" ObjectID="_1569608398" r:id="rId1222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ដែលទទួលបានជាសូលុយស្យុងអាស៊ីត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ឬបាស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?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646" type="#_x0000_t75" style="width:21.75pt;height:15.75pt" o:ole="">
            <v:imagedata r:id="rId1223" o:title=""/>
          </v:shape>
          <o:OLEObject Type="Embed" ProgID="Equation.DSMT4" ShapeID="_x0000_i1646" DrawAspect="Content" ObjectID="_1569608399" r:id="rId1224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របស់វា។</w:t>
      </w:r>
    </w:p>
    <w:p w:rsidR="002065AB" w:rsidRPr="00400253" w:rsidRDefault="002065AB" w:rsidP="00400253">
      <w:pPr>
        <w:tabs>
          <w:tab w:val="left" w:pos="0"/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តើគេត្រូវថែមសូ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ណាមួយប៉ុន្មាន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380" w:dyaOrig="279">
          <v:shape id="_x0000_i1647" type="#_x0000_t75" style="width:19.5pt;height:14.25pt" o:ole="">
            <v:imagedata r:id="rId1225" o:title=""/>
          </v:shape>
          <o:OLEObject Type="Embed" ProgID="Equation.DSMT4" ShapeID="_x0000_i1647" DrawAspect="Content" ObjectID="_1569608400" r:id="rId1226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240" w:dyaOrig="260">
          <v:shape id="_x0000_i1648" type="#_x0000_t75" style="width:12pt;height:12.75pt" o:ole="">
            <v:imagedata r:id="rId1220" o:title=""/>
          </v:shape>
          <o:OLEObject Type="Embed" ProgID="Equation.DSMT4" ShapeID="_x0000_i1648" DrawAspect="Content" ObjectID="_1569608401" r:id="rId1227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ដើម្បីបានសមមូលអាស៊ីត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បាស។</w:t>
      </w:r>
    </w:p>
    <w:p w:rsidR="002065AB" w:rsidRPr="00400253" w:rsidRDefault="00400253" w:rsidP="00400253">
      <w:pPr>
        <w:tabs>
          <w:tab w:val="left" w:pos="0"/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៦៦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គេមានសូលុយស្យុងអាស៊ីត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400" w:dyaOrig="260">
          <v:shape id="_x0000_i1649" type="#_x0000_t75" style="width:20.25pt;height:12.75pt" o:ole="">
            <v:imagedata r:id="rId1228" o:title=""/>
          </v:shape>
          <o:OLEObject Type="Embed" ProgID="Equation.DSMT4" ShapeID="_x0000_i1649" DrawAspect="Content" ObjectID="_1569608402" r:id="rId1229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ដែលមានកំហាប់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360" w:dyaOrig="279">
          <v:shape id="_x0000_i1650" type="#_x0000_t75" style="width:18pt;height:14.25pt" o:ole="">
            <v:imagedata r:id="rId1230" o:title=""/>
          </v:shape>
          <o:OLEObject Type="Embed" ProgID="Equation.DSMT4" ShapeID="_x0000_i1650" DrawAspect="Content" ObjectID="_1569608403" r:id="rId1231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គេដឹងថា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651" type="#_x0000_t75" style="width:21.75pt;height:15.75pt" o:ole="">
            <v:imagedata r:id="rId1232" o:title=""/>
          </v:shape>
          <o:OLEObject Type="Embed" ProgID="Equation.DSMT4" ShapeID="_x0000_i1651" DrawAspect="Content" ObjectID="_1569608404" r:id="rId1233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នៃសូលុយស្យុងអាស៊ីតមានតំលៃ</w:t>
      </w:r>
    </w:p>
    <w:p w:rsidR="002065AB" w:rsidRPr="00400253" w:rsidRDefault="002065AB" w:rsidP="00400253">
      <w:pPr>
        <w:tabs>
          <w:tab w:val="left" w:pos="0"/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ស្មើ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200" w:dyaOrig="260">
          <v:shape id="_x0000_i1652" type="#_x0000_t75" style="width:10.5pt;height:12.75pt" o:ole="">
            <v:imagedata r:id="rId1234" o:title=""/>
          </v:shape>
          <o:OLEObject Type="Embed" ProgID="Equation.DSMT4" ShapeID="_x0000_i1652" DrawAspect="Content" ObjectID="_1569608405" r:id="rId1235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បើគេយកសូលុយស្យុងអាស៊ីត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400" w:dyaOrig="260">
          <v:shape id="_x0000_i1653" type="#_x0000_t75" style="width:20.25pt;height:12.75pt" o:ole="">
            <v:imagedata r:id="rId1228" o:title=""/>
          </v:shape>
          <o:OLEObject Type="Embed" ProgID="Equation.DSMT4" ShapeID="_x0000_i1653" DrawAspect="Content" ObjectID="_1569608406" r:id="rId1236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ចំនួន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​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100" w:dyaOrig="360">
          <v:shape id="_x0000_i1654" type="#_x0000_t75" style="width:55.5pt;height:18pt" o:ole="">
            <v:imagedata r:id="rId1237" o:title=""/>
          </v:shape>
          <o:OLEObject Type="Embed" ProgID="Equation.DSMT4" ShapeID="_x0000_i1654" DrawAspect="Content" ObjectID="_1569608407" r:id="rId1238"/>
        </w:objec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ទៅធ្វើអត្រាជាមួយសូលុយស្យុងស៊ូត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​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កំហាប់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219" w:dyaOrig="380">
          <v:shape id="_x0000_i1655" type="#_x0000_t75" style="width:61.5pt;height:19.5pt" o:ole="">
            <v:imagedata r:id="rId1239" o:title=""/>
          </v:shape>
          <o:OLEObject Type="Embed" ProgID="Equation.DSMT4" ShapeID="_x0000_i1655" DrawAspect="Content" ObjectID="_1569608408" r:id="rId1240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ដើម្បីបានចំណុចសមមូលគេត្រូវប្រើមាឌសូលុយស្យុងស៊ូត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100" w:dyaOrig="360">
          <v:shape id="_x0000_i1656" type="#_x0000_t75" style="width:55.5pt;height:18pt" o:ole="">
            <v:imagedata r:id="rId1241" o:title=""/>
          </v:shape>
          <o:OLEObject Type="Embed" ProgID="Equation.DSMT4" ShapeID="_x0000_i1656" DrawAspect="Content" ObjectID="_1569608409" r:id="rId1242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0"/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តើអាស៊ីត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400" w:dyaOrig="260">
          <v:shape id="_x0000_i1657" type="#_x0000_t75" style="width:20.25pt;height:12.75pt" o:ole="">
            <v:imagedata r:id="rId1228" o:title=""/>
          </v:shape>
          <o:OLEObject Type="Embed" ProgID="Equation.DSMT4" ShapeID="_x0000_i1657" DrawAspect="Content" ObjectID="_1569608410" r:id="rId1243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ជាអាស៊ីតខ្លាំង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ឬខ្សោយ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?</w:t>
      </w:r>
    </w:p>
    <w:p w:rsidR="002065AB" w:rsidRPr="00400253" w:rsidRDefault="002065AB" w:rsidP="00400253">
      <w:pPr>
        <w:tabs>
          <w:tab w:val="left" w:pos="0"/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ចូរសរសេរសមីការតុល្យការតាងប្រតិកម្មរវាង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400" w:dyaOrig="260">
          <v:shape id="_x0000_i1658" type="#_x0000_t75" style="width:20.25pt;height:12.75pt" o:ole="">
            <v:imagedata r:id="rId1228" o:title=""/>
          </v:shape>
          <o:OLEObject Type="Embed" ProgID="Equation.DSMT4" ShapeID="_x0000_i1658" DrawAspect="Content" ObjectID="_1569608411" r:id="rId1244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ជាមួយទឹក</w:t>
      </w:r>
    </w:p>
    <w:p w:rsidR="002065AB" w:rsidRPr="00400253" w:rsidRDefault="00400253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៦៧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កាល់ស្យូមអ៊ីដ្រុកស៊ីតត្រូវបានគេចាត់ទុកជាឌីបាសខ្លាំង។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គេរំលាយក្រាម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980" w:dyaOrig="360">
          <v:shape id="_x0000_i1659" type="#_x0000_t75" style="width:48.75pt;height:18pt" o:ole="">
            <v:imagedata r:id="rId1245" o:title=""/>
          </v:shape>
          <o:OLEObject Type="Embed" ProgID="Equation.DSMT4" ShapeID="_x0000_i1659" DrawAspect="Content" ObjectID="_1569608412" r:id="rId1246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ទៅក្នុងទឹក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គេបានសូ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660" type="#_x0000_t75" style="width:12.75pt;height:18pt" o:ole="">
            <v:imagedata r:id="rId1247" o:title=""/>
          </v:shape>
          <o:OLEObject Type="Embed" ProgID="Equation.DSMT4" ShapeID="_x0000_i1660" DrawAspect="Content" ObjectID="_1569608413" r:id="rId1248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ដែលមានមាឌ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position w:val="-6"/>
          <w:sz w:val="20"/>
          <w:szCs w:val="20"/>
        </w:rPr>
        <w:object w:dxaOrig="740" w:dyaOrig="279">
          <v:shape id="_x0000_i1661" type="#_x0000_t75" style="width:36.75pt;height:14.25pt" o:ole="">
            <v:imagedata r:id="rId1249" o:title=""/>
          </v:shape>
          <o:OLEObject Type="Embed" ProgID="Equation.DSMT4" ShapeID="_x0000_i1661" DrawAspect="Content" ObjectID="_1569608414" r:id="rId1250"/>
        </w:object>
      </w:r>
      <w:r w:rsidR="002065AB" w:rsidRPr="00400253">
        <w:rPr>
          <w:rFonts w:ascii="Khmer UI" w:hAnsi="Khmer UI" w:cs="Khmer UI"/>
          <w:sz w:val="20"/>
          <w:szCs w:val="20"/>
          <w:cs/>
          <w:lang w:val="ca-ES" w:bidi="km-KH"/>
        </w:rPr>
        <w:t>។</w:t>
      </w:r>
      <w:r w:rsidR="002065AB" w:rsidRPr="00400253">
        <w:rPr>
          <w:rFonts w:ascii="Khmer UI" w:hAnsi="Khmer UI" w:cs="Khmer UI"/>
          <w:sz w:val="20"/>
          <w:szCs w:val="20"/>
          <w:lang w:val="ca-ES"/>
        </w:rPr>
        <w:t xml:space="preserve"> ​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គេយក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662" type="#_x0000_t75" style="width:30.75pt;height:14.25pt" o:ole="">
            <v:imagedata r:id="rId1251" o:title=""/>
          </v:shape>
          <o:OLEObject Type="Embed" ProgID="Equation.DSMT4" ShapeID="_x0000_i1662" DrawAspect="Content" ObjectID="_1569608415" r:id="rId1252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នេះទៅលាយនឹងបរិមាណដូចគ្នានៃទឹកសុទ្ធ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គេបានសូ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663" type="#_x0000_t75" style="width:14.25pt;height:18pt" o:ole="">
            <v:imagedata r:id="rId1253" o:title=""/>
          </v:shape>
          <o:OLEObject Type="Embed" ProgID="Equation.DSMT4" ShapeID="_x0000_i1663" DrawAspect="Content" ObjectID="_1569608416" r:id="rId1254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</w:t>
      </w:r>
      <w:r w:rsidR="002065AB"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1060" w:dyaOrig="320">
          <v:shape id="_x0000_i1664" type="#_x0000_t75" style="width:52.5pt;height:15.75pt" o:ole="">
            <v:imagedata r:id="rId1255" o:title=""/>
          </v:shape>
          <o:OLEObject Type="Embed" ProgID="Equation.DSMT4" ShapeID="_x0000_i1664" DrawAspect="Content" ObjectID="_1569608417" r:id="rId1256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សរសេរសមីការបំបែកនៃ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980" w:dyaOrig="360">
          <v:shape id="_x0000_i1665" type="#_x0000_t75" style="width:48.75pt;height:18pt" o:ole="">
            <v:imagedata r:id="rId1245" o:title=""/>
          </v:shape>
          <o:OLEObject Type="Embed" ProgID="Equation.DSMT4" ShapeID="_x0000_i1665" DrawAspect="Content" ObjectID="_1569608418" r:id="rId1257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ក្នុងទឹក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គណនាកំហាប់ជាម៉ូលនៃសូ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666" type="#_x0000_t75" style="width:12.75pt;height:18pt" o:ole="">
            <v:imagedata r:id="rId1247" o:title=""/>
          </v:shape>
          <o:OLEObject Type="Embed" ProgID="Equation.DSMT4" ShapeID="_x0000_i1666" DrawAspect="Content" ObjectID="_1569608419" r:id="rId1258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667" type="#_x0000_t75" style="width:21.75pt;height:15.75pt" o:ole="">
            <v:imagedata r:id="rId1259" o:title=""/>
          </v:shape>
          <o:OLEObject Type="Embed" ProgID="Equation.DSMT4" ShapeID="_x0000_i1667" DrawAspect="Content" ObjectID="_1569608420" r:id="rId1260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នេះ។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គណនាម៉ាស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980" w:dyaOrig="360">
          <v:shape id="_x0000_i1668" type="#_x0000_t75" style="width:48.75pt;height:18pt" o:ole="">
            <v:imagedata r:id="rId1245" o:title=""/>
          </v:shape>
          <o:OLEObject Type="Embed" ProgID="Equation.DSMT4" ShapeID="_x0000_i1668" DrawAspect="Content" ObjectID="_1569608421" r:id="rId1261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ចាំបាច់ត្រូវប្រើដើម្បីទង្វើសូ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669" type="#_x0000_t75" style="width:12.75pt;height:18pt" o:ole="">
            <v:imagedata r:id="rId1247" o:title=""/>
          </v:shape>
          <o:OLEObject Type="Embed" ProgID="Equation.DSMT4" ShapeID="_x0000_i1669" DrawAspect="Content" ObjectID="_1569608422" r:id="rId1262"/>
        </w:object>
      </w:r>
    </w:p>
    <w:p w:rsidR="002065AB" w:rsidRPr="00400253" w:rsidRDefault="00400253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៦៨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គេធ្វើអត្រាកម្ម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00" w:dyaOrig="279">
          <v:shape id="_x0000_i1670" type="#_x0000_t75" style="width:30pt;height:14.25pt" o:ole="">
            <v:imagedata r:id="rId1263" o:title=""/>
          </v:shape>
          <o:OLEObject Type="Embed" ProgID="Equation.DSMT4" ShapeID="_x0000_i1670" DrawAspect="Content" ObjectID="_1569608423" r:id="rId1264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980" w:dyaOrig="360">
          <v:shape id="_x0000_i1671" type="#_x0000_t75" style="width:48.75pt;height:18pt" o:ole="">
            <v:imagedata r:id="rId1265" o:title=""/>
          </v:shape>
          <o:OLEObject Type="Embed" ProgID="Equation.DSMT4" ShapeID="_x0000_i1671" DrawAspect="Content" ObjectID="_1569608424" r:id="rId1266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ដែលមានកំហាប់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​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500" w:dyaOrig="380">
          <v:shape id="_x0000_i1672" type="#_x0000_t75" style="width:75pt;height:19.5pt" o:ole="">
            <v:imagedata r:id="rId1267" o:title=""/>
          </v:shape>
          <o:OLEObject Type="Embed" ProgID="Equation.DSMT4" ShapeID="_x0000_i1672" DrawAspect="Content" ObjectID="_1569608425" r:id="rId1268"/>
        </w:objec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ដោយសូ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720" w:dyaOrig="360">
          <v:shape id="_x0000_i1673" type="#_x0000_t75" style="width:36pt;height:18pt" o:ole="">
            <v:imagedata r:id="rId1269" o:title=""/>
          </v:shape>
          <o:OLEObject Type="Embed" ProgID="Equation.DSMT4" ShapeID="_x0000_i1673" DrawAspect="Content" ObjectID="_1569608426" r:id="rId1270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កំហាប់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200" w:dyaOrig="380">
          <v:shape id="_x0000_i1674" type="#_x0000_t75" style="width:60pt;height:19.5pt" o:ole="">
            <v:imagedata r:id="rId1271" o:title=""/>
          </v:shape>
          <o:OLEObject Type="Embed" ProgID="Equation.DSMT4" ShapeID="_x0000_i1674" DrawAspect="Content" ObjectID="_1569608427" r:id="rId1272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គេចាត់ទុកថា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980" w:dyaOrig="360">
          <v:shape id="_x0000_i1675" type="#_x0000_t75" style="width:48.75pt;height:18pt" o:ole="">
            <v:imagedata r:id="rId1265" o:title=""/>
          </v:shape>
          <o:OLEObject Type="Embed" ProgID="Equation.DSMT4" ShapeID="_x0000_i1675" DrawAspect="Content" ObjectID="_1569608428" r:id="rId1273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ជាឌីបាសខ្លាំង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ហើយ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720" w:dyaOrig="360">
          <v:shape id="_x0000_i1676" type="#_x0000_t75" style="width:36pt;height:18pt" o:ole="">
            <v:imagedata r:id="rId1269" o:title=""/>
          </v:shape>
          <o:OLEObject Type="Embed" ProgID="Equation.DSMT4" ShapeID="_x0000_i1676" DrawAspect="Content" ObjectID="_1569608429" r:id="rId1274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ជាឌីអាស៊ីតខ្លាំង។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សរសេរសមីការតុល្យការតាង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​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ប្រតិកម្ម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រកមាឌ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720" w:dyaOrig="360">
          <v:shape id="_x0000_i1677" type="#_x0000_t75" style="width:36pt;height:18pt" o:ole="">
            <v:imagedata r:id="rId1269" o:title=""/>
          </v:shape>
          <o:OLEObject Type="Embed" ProgID="Equation.DSMT4" ShapeID="_x0000_i1677" DrawAspect="Content" ObjectID="_1569608430" r:id="rId1275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ចាំបាច់ត្រូវប្រើដើម្បីដល់សមមូល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បើគេយក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678" type="#_x0000_t75" style="width:30.75pt;height:14.25pt" o:ole="">
            <v:imagedata r:id="rId1276" o:title=""/>
          </v:shape>
          <o:OLEObject Type="Embed" ProgID="Equation.DSMT4" ShapeID="_x0000_i1678" DrawAspect="Content" ObjectID="_1569608431" r:id="rId1277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នៃអាស៊ីតខាងលើទៅលាយជា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​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មួយ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​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នឹង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679" type="#_x0000_t75" style="width:30.75pt;height:14.25pt" o:ole="">
            <v:imagedata r:id="rId1278" o:title=""/>
          </v:shape>
          <o:OLEObject Type="Embed" ProgID="Equation.DSMT4" ShapeID="_x0000_i1679" DrawAspect="Content" ObjectID="_1569608432" r:id="rId1279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នៃបាសខាងលើ។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តើសូលុយស្យុង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ទទូលបានមានធម្មជាតិជាអ្វី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? 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40" w:dyaOrig="320">
          <v:shape id="_x0000_i1680" type="#_x0000_t75" style="width:21.75pt;height:15.75pt" o:ole="">
            <v:imagedata r:id="rId1280" o:title=""/>
          </v:shape>
          <o:OLEObject Type="Embed" ProgID="Equation.DSMT4" ShapeID="_x0000_i1680" DrawAspect="Content" ObjectID="_1569608433" r:id="rId1281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នៃល្បាយសូ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ទទួលបាន។</w:t>
      </w:r>
    </w:p>
    <w:p w:rsidR="002065AB" w:rsidRPr="00400253" w:rsidRDefault="00400253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៦៩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រកម៉ាស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980" w:dyaOrig="360">
          <v:shape id="_x0000_i1681" type="#_x0000_t75" style="width:48.75pt;height:18pt" o:ole="">
            <v:imagedata r:id="rId1282" o:title=""/>
          </v:shape>
          <o:OLEObject Type="Embed" ProgID="Equation.DSMT4" ShapeID="_x0000_i1681" DrawAspect="Content" ObjectID="_1569608434" r:id="rId1283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ដែលត្រូវរំលាយក្នុងទឹកដើម្បីបានសូ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682" type="#_x0000_t75" style="width:12.75pt;height:18pt" o:ole="">
            <v:imagedata r:id="rId1284" o:title=""/>
          </v:shape>
          <o:OLEObject Type="Embed" ProgID="Equation.DSMT4" ShapeID="_x0000_i1682" DrawAspect="Content" ObjectID="_1569608435" r:id="rId1285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ដែលមានមាឌ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300" w:dyaOrig="260">
          <v:shape id="_x0000_i1683" type="#_x0000_t75" style="width:15pt;height:12.75pt" o:ole="">
            <v:imagedata r:id="rId1286" o:title=""/>
          </v:shape>
          <o:OLEObject Type="Embed" ProgID="Equation.DSMT4" ShapeID="_x0000_i1683" DrawAspect="Content" ObjectID="_1569608436" r:id="rId1287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និងមាន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880" w:dyaOrig="320">
          <v:shape id="_x0000_i1684" type="#_x0000_t75" style="width:43.5pt;height:15.75pt" o:ole="">
            <v:imagedata r:id="rId1288" o:title=""/>
          </v:shape>
          <o:OLEObject Type="Embed" ProgID="Equation.DSMT4" ShapeID="_x0000_i1684" DrawAspect="Content" ObjectID="_1569608437" r:id="rId1289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រកម៉ាស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40" w:dyaOrig="279">
          <v:shape id="_x0000_i1685" type="#_x0000_t75" style="width:36.75pt;height:14.25pt" o:ole="">
            <v:imagedata r:id="rId1290" o:title=""/>
          </v:shape>
          <o:OLEObject Type="Embed" ProgID="Equation.DSMT4" ShapeID="_x0000_i1685" DrawAspect="Content" ObjectID="_1569608438" r:id="rId1291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ដែលត្រូវបន្ថែមទៅក្នុង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686" type="#_x0000_t75" style="width:12.75pt;height:18pt" o:ole="">
            <v:imagedata r:id="rId1284" o:title=""/>
          </v:shape>
          <o:OLEObject Type="Embed" ProgID="Equation.DSMT4" ShapeID="_x0000_i1686" DrawAspect="Content" ObjectID="_1569608439" r:id="rId1292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ដើម្បីបានសូ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687" type="#_x0000_t75" style="width:14.25pt;height:18pt" o:ole="">
            <v:imagedata r:id="rId1293" o:title=""/>
          </v:shape>
          <o:OLEObject Type="Embed" ProgID="Equation.DSMT4" ShapeID="_x0000_i1687" DrawAspect="Content" ObjectID="_1569608440" r:id="rId1294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1060" w:dyaOrig="320">
          <v:shape id="_x0000_i1688" type="#_x0000_t75" style="width:52.5pt;height:15.75pt" o:ole="">
            <v:imagedata r:id="rId1295" o:title=""/>
          </v:shape>
          <o:OLEObject Type="Embed" ProgID="Equation.DSMT4" ShapeID="_x0000_i1688" DrawAspect="Content" ObjectID="_1569608441" r:id="rId1296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(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សន្មតមាឌសូ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ថេរ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)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851" w:hanging="284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រកមាឌឧស្ម័នអ៊ីដ្រូសែនក្លរួនៅលក្ខខណ្ឌធម្មតាដែលត្រូវរំលាយទៅក្នុងសូ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689" type="#_x0000_t75" style="width:14.25pt;height:18pt" o:ole="">
            <v:imagedata r:id="rId1293" o:title=""/>
          </v:shape>
          <o:OLEObject Type="Embed" ProgID="Equation.DSMT4" ShapeID="_x0000_i1689" DrawAspect="Content" ObjectID="_1569608442" r:id="rId1297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ដើម្បីទទួលបានសូ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690" type="#_x0000_t75" style="width:14.25pt;height:18pt" o:ole="">
            <v:imagedata r:id="rId1298" o:title=""/>
          </v:shape>
          <o:OLEObject Type="Embed" ProgID="Equation.DSMT4" ShapeID="_x0000_i1690" DrawAspect="Content" ObjectID="_1569608443" r:id="rId1299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800" w:dyaOrig="320">
          <v:shape id="_x0000_i1691" type="#_x0000_t75" style="width:39.75pt;height:15.75pt" o:ole="">
            <v:imagedata r:id="rId1300" o:title=""/>
          </v:shape>
          <o:OLEObject Type="Embed" ProgID="Equation.DSMT4" ShapeID="_x0000_i1691" DrawAspect="Content" ObjectID="_1569608444" r:id="rId1301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400253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៧០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សូលុយស្យុង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692" type="#_x0000_t75" style="width:12.75pt;height:18pt" o:ole="">
            <v:imagedata r:id="rId1302" o:title=""/>
          </v:shape>
          <o:OLEObject Type="Embed" ProgID="Equation.DSMT4" ShapeID="_x0000_i1692" DrawAspect="Content" ObjectID="_1569608445" r:id="rId1303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នៃអាស៊ីត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400" w:dyaOrig="260">
          <v:shape id="_x0000_i1693" type="#_x0000_t75" style="width:20.25pt;height:12.75pt" o:ole="">
            <v:imagedata r:id="rId1304" o:title=""/>
          </v:shape>
          <o:OLEObject Type="Embed" ProgID="Equation.DSMT4" ShapeID="_x0000_i1693" DrawAspect="Content" ObjectID="_1569608446" r:id="rId1305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មួយមាន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999" w:dyaOrig="360">
          <v:shape id="_x0000_i1694" type="#_x0000_t75" style="width:50.25pt;height:18pt" o:ole="">
            <v:imagedata r:id="rId1306" o:title=""/>
          </v:shape>
          <o:OLEObject Type="Embed" ProgID="Equation.DSMT4" ShapeID="_x0000_i1694" DrawAspect="Content" ObjectID="_1569608447" r:id="rId1307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គេយក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060" w:dyaOrig="360">
          <v:shape id="_x0000_i1695" type="#_x0000_t75" style="width:52.5pt;height:18pt" o:ole="">
            <v:imagedata r:id="rId1308" o:title=""/>
          </v:shape>
          <o:OLEObject Type="Embed" ProgID="Equation.DSMT4" ShapeID="_x0000_i1695" DrawAspect="Content" ObjectID="_1569608448" r:id="rId1309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នៃសូលុយស្យុង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696" type="#_x0000_t75" style="width:12.75pt;height:18pt" o:ole="">
            <v:imagedata r:id="rId1302" o:title=""/>
          </v:shape>
          <o:OLEObject Type="Embed" ProgID="Equation.DSMT4" ShapeID="_x0000_i1696" DrawAspect="Content" ObjectID="_1569608449" r:id="rId1310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ទៅបន្ថែមទឹក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គេបានសូលុយស្យុង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697" type="#_x0000_t75" style="width:14.25pt;height:18pt" o:ole="">
            <v:imagedata r:id="rId1311" o:title=""/>
          </v:shape>
          <o:OLEObject Type="Embed" ProgID="Equation.DSMT4" ShapeID="_x0000_i1697" DrawAspect="Content" ObjectID="_1569608450" r:id="rId1312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ដែលមានមាឌ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20" w:dyaOrig="279">
          <v:shape id="_x0000_i1698" type="#_x0000_t75" style="width:36pt;height:14.25pt" o:ole="">
            <v:imagedata r:id="rId1313" o:title=""/>
          </v:shape>
          <o:OLEObject Type="Embed" ProgID="Equation.DSMT4" ShapeID="_x0000_i1698" DrawAspect="Content" ObjectID="_1569608451" r:id="rId1314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និងមាន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040" w:dyaOrig="360">
          <v:shape id="_x0000_i1699" type="#_x0000_t75" style="width:51.75pt;height:18pt" o:ole="">
            <v:imagedata r:id="rId1315" o:title=""/>
          </v:shape>
          <o:OLEObject Type="Embed" ProgID="Equation.DSMT4" ShapeID="_x0000_i1699" DrawAspect="Content" ObjectID="_1569608452" r:id="rId1316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១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400" w:dyaOrig="260">
          <v:shape id="_x0000_i1700" type="#_x0000_t75" style="width:20.25pt;height:12.75pt" o:ole="">
            <v:imagedata r:id="rId1304" o:title=""/>
          </v:shape>
          <o:OLEObject Type="Embed" ProgID="Equation.DSMT4" ShapeID="_x0000_i1700" DrawAspect="Content" ObjectID="_1569608453" r:id="rId1317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ជាអាស៊ីតខ្លាំង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ឬខ្សោយ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?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២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គេយក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701" type="#_x0000_t75" style="width:30.75pt;height:14.25pt" o:ole="">
            <v:imagedata r:id="rId1318" o:title=""/>
          </v:shape>
          <o:OLEObject Type="Embed" ProgID="Equation.DSMT4" ShapeID="_x0000_i1701" DrawAspect="Content" ObjectID="_1569608454" r:id="rId1319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79" w:dyaOrig="360">
          <v:shape id="_x0000_i1702" type="#_x0000_t75" style="width:14.25pt;height:18pt" o:ole="">
            <v:imagedata r:id="rId1311" o:title=""/>
          </v:shape>
          <o:OLEObject Type="Embed" ProgID="Equation.DSMT4" ShapeID="_x0000_i1702" DrawAspect="Content" ObjectID="_1569608455" r:id="rId1320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ទៅលាយជាមួយសូ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ស៊ូតកំហាប់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500" w:dyaOrig="380">
          <v:shape id="_x0000_i1703" type="#_x0000_t75" style="width:75pt;height:19.5pt" o:ole="">
            <v:imagedata r:id="rId1321" o:title=""/>
          </v:shape>
          <o:OLEObject Type="Embed" ProgID="Equation.DSMT4" ShapeID="_x0000_i1703" DrawAspect="Content" ObjectID="_1569608456" r:id="rId1322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គេបានសូ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ថ្មីមួយ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960" w:dyaOrig="320">
          <v:shape id="_x0000_i1704" type="#_x0000_t75" style="width:48pt;height:15.75pt" o:ole="">
            <v:imagedata r:id="rId1323" o:title=""/>
          </v:shape>
          <o:OLEObject Type="Embed" ProgID="Equation.DSMT4" ShapeID="_x0000_i1704" DrawAspect="Content" ObjectID="_1569608457" r:id="rId1324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សរសេរសមីការតុល្យការតាងប្រតិកម្ម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lastRenderedPageBreak/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គណនាមាឌសូ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ស៊ូតដែលបានប្រើ</w:t>
      </w:r>
    </w:p>
    <w:p w:rsidR="002065AB" w:rsidRPr="00400253" w:rsidRDefault="00400253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៧១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="002065AB"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240" w:dyaOrig="260">
          <v:shape id="_x0000_i1705" type="#_x0000_t75" style="width:12pt;height:12.75pt" o:ole="">
            <v:imagedata r:id="rId1325" o:title=""/>
          </v:shape>
          <o:OLEObject Type="Embed" ProgID="Equation.DSMT4" ShapeID="_x0000_i1705" DrawAspect="Content" ObjectID="_1569608458" r:id="rId1326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នៃអាស៊ីតប្រូមីឌ្រិច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(</w:t>
      </w:r>
      <w:r w:rsidR="002065AB"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499" w:dyaOrig="260">
          <v:shape id="_x0000_i1706" type="#_x0000_t75" style="width:25.5pt;height:12.75pt" o:ole="">
            <v:imagedata r:id="rId1327" o:title=""/>
          </v:shape>
          <o:OLEObject Type="Embed" ProgID="Equation.DSMT4" ShapeID="_x0000_i1706" DrawAspect="Content" ObjectID="_1569608459" r:id="rId1328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)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មាន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140" w:dyaOrig="360">
          <v:shape id="_x0000_i1707" type="#_x0000_t75" style="width:57pt;height:18pt" o:ole="">
            <v:imagedata r:id="rId1329" o:title=""/>
          </v:shape>
          <o:OLEObject Type="Embed" ProgID="Equation.DSMT4" ShapeID="_x0000_i1707" DrawAspect="Content" ObjectID="_1569608460" r:id="rId1330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១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គេពង្រាវសូលុយស្យុងនេះ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320" w:dyaOrig="279">
          <v:shape id="_x0000_i1708" type="#_x0000_t75" style="width:15.75pt;height:14.25pt" o:ole="">
            <v:imagedata r:id="rId1331" o:title=""/>
          </v:shape>
          <o:OLEObject Type="Embed" ProgID="Equation.DSMT4" ShapeID="_x0000_i1708" DrawAspect="Content" ObjectID="_1569608461" r:id="rId1332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ដង។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60" w:dyaOrig="320">
          <v:shape id="_x0000_i1709" type="#_x0000_t75" style="width:23.25pt;height:15.75pt" o:ole="">
            <v:imagedata r:id="rId1333" o:title=""/>
          </v:shape>
          <o:OLEObject Type="Embed" ProgID="Equation.DSMT4" ShapeID="_x0000_i1709" DrawAspect="Content" ObjectID="_1569608462" r:id="rId1334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នៃសូលុយស្យុងក្រោយពង្រាវ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២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ពណ៍នាពីការធ្វើពិសោធន័នេះ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៣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គេយក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800" w:dyaOrig="279">
          <v:shape id="_x0000_i1710" type="#_x0000_t75" style="width:39.75pt;height:14.25pt" o:ole="">
            <v:imagedata r:id="rId1335" o:title=""/>
          </v:shape>
          <o:OLEObject Type="Embed" ProgID="Equation.DSMT4" ShapeID="_x0000_i1710" DrawAspect="Content" ObjectID="_1569608463" r:id="rId1336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ក្រោយពង្រាវទៅលាយជាមួយ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80" w:dyaOrig="279">
          <v:shape id="_x0000_i1711" type="#_x0000_t75" style="width:39pt;height:14.25pt" o:ole="">
            <v:imagedata r:id="rId1337" o:title=""/>
          </v:shape>
          <o:OLEObject Type="Embed" ProgID="Equation.DSMT4" ShapeID="_x0000_i1711" DrawAspect="Content" ObjectID="_1569608464" r:id="rId1338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60" w:dyaOrig="279">
          <v:shape id="_x0000_i1712" type="#_x0000_t75" style="width:33pt;height:14.25pt" o:ole="">
            <v:imagedata r:id="rId1339" o:title=""/>
          </v:shape>
          <o:OLEObject Type="Embed" ProgID="Equation.DSMT4" ShapeID="_x0000_i1712" DrawAspect="Content" ObjectID="_1569608465" r:id="rId1340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កំហា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800" w:dyaOrig="400">
          <v:shape id="_x0000_i1713" type="#_x0000_t75" style="width:90pt;height:20.25pt" o:ole="">
            <v:imagedata r:id="rId1341" o:title=""/>
          </v:shape>
          <o:OLEObject Type="Embed" ProgID="Equation.DSMT4" ShapeID="_x0000_i1713" DrawAspect="Content" ObjectID="_1569608466" r:id="rId1342"/>
        </w:objec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គេទទួលបានសូ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240" w:dyaOrig="260">
          <v:shape id="_x0000_i1714" type="#_x0000_t75" style="width:12pt;height:12.75pt" o:ole="">
            <v:imagedata r:id="rId1343" o:title=""/>
          </v:shape>
          <o:OLEObject Type="Embed" ProgID="Equation.DSMT4" ShapeID="_x0000_i1714" DrawAspect="Content" ObjectID="_1569608467" r:id="rId1344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សរសេរសមីការតុល្យការតាងប្រតិកម្ម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កំណត់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60" w:dyaOrig="320">
          <v:shape id="_x0000_i1715" type="#_x0000_t75" style="width:23.25pt;height:15.75pt" o:ole="">
            <v:imagedata r:id="rId1345" o:title=""/>
          </v:shape>
          <o:OLEObject Type="Embed" ProgID="Equation.DSMT4" ShapeID="_x0000_i1715" DrawAspect="Content" ObjectID="_1569608468" r:id="rId1346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240" w:dyaOrig="260">
          <v:shape id="_x0000_i1716" type="#_x0000_t75" style="width:12pt;height:12.75pt" o:ole="">
            <v:imagedata r:id="rId1343" o:title=""/>
          </v:shape>
          <o:OLEObject Type="Embed" ProgID="Equation.DSMT4" ShapeID="_x0000_i1716" DrawAspect="Content" ObjectID="_1569608469" r:id="rId1347"/>
        </w:object>
      </w:r>
    </w:p>
    <w:p w:rsidR="002065AB" w:rsidRPr="00400253" w:rsidRDefault="00400253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៧២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គេរំលាយក្រាម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040" w:dyaOrig="360">
          <v:shape id="_x0000_i1717" type="#_x0000_t75" style="width:51.75pt;height:18pt" o:ole="">
            <v:imagedata r:id="rId1348" o:title=""/>
          </v:shape>
          <o:OLEObject Type="Embed" ProgID="Equation.DSMT4" ShapeID="_x0000_i1717" DrawAspect="Content" ObjectID="_1569608470" r:id="rId1349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ទៅក្នុងទឹក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គេទទួលបានសូលុយស្យុង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240" w:dyaOrig="260">
          <v:shape id="_x0000_i1718" type="#_x0000_t75" style="width:12pt;height:12.75pt" o:ole="">
            <v:imagedata r:id="rId1350" o:title=""/>
          </v:shape>
          <o:OLEObject Type="Embed" ProgID="Equation.DSMT4" ShapeID="_x0000_i1718" DrawAspect="Content" ObjectID="_1569608471" r:id="rId1351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ចំនួន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320" w:dyaOrig="260">
          <v:shape id="_x0000_i1719" type="#_x0000_t75" style="width:15.75pt;height:12.75pt" o:ole="">
            <v:imagedata r:id="rId1352" o:title=""/>
          </v:shape>
          <o:OLEObject Type="Embed" ProgID="Equation.DSMT4" ShapeID="_x0000_i1719" DrawAspect="Content" ObjectID="_1569608472" r:id="rId1353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គេយក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60" w:dyaOrig="279">
          <v:shape id="_x0000_i1720" type="#_x0000_t75" style="width:33pt;height:14.25pt" o:ole="">
            <v:imagedata r:id="rId1354" o:title=""/>
          </v:shape>
          <o:OLEObject Type="Embed" ProgID="Equation.DSMT4" ShapeID="_x0000_i1720" DrawAspect="Content" ObjectID="_1569608473" r:id="rId1355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នេះទៅធ្វើអត្រាកម្មដោយសូ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អាស៊ីតនីទ្រិច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(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700" w:dyaOrig="360">
          <v:shape id="_x0000_i1721" type="#_x0000_t75" style="width:35.25pt;height:18pt" o:ole="">
            <v:imagedata r:id="rId1356" o:title=""/>
          </v:shape>
          <o:OLEObject Type="Embed" ProgID="Equation.DSMT4" ShapeID="_x0000_i1721" DrawAspect="Content" ObjectID="_1569608474" r:id="rId1357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)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កំហាប់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660" w:dyaOrig="400">
          <v:shape id="_x0000_i1722" type="#_x0000_t75" style="width:82.5pt;height:20.25pt" o:ole="">
            <v:imagedata r:id="rId1358" o:title=""/>
          </v:shape>
          <o:OLEObject Type="Embed" ProgID="Equation.DSMT4" ShapeID="_x0000_i1722" DrawAspect="Content" ObjectID="_1569608475" r:id="rId1359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គេដឹងថាដើម្បី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ទទួលបាន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សមមូលអាស៊ីត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</w:rPr>
        <w:t>-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បាស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គេចាំបាច់ត្រូវប្រើ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300" w:dyaOrig="360">
          <v:shape id="_x0000_i1723" type="#_x0000_t75" style="width:15pt;height:18pt" o:ole="">
            <v:imagedata r:id="rId1360" o:title=""/>
          </v:shape>
          <o:OLEObject Type="Embed" ProgID="Equation.DSMT4" ShapeID="_x0000_i1723" DrawAspect="Content" ObjectID="_1569608476" r:id="rId1361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700" w:dyaOrig="360">
          <v:shape id="_x0000_i1724" type="#_x0000_t75" style="width:35.25pt;height:18pt" o:ole="">
            <v:imagedata r:id="rId1356" o:title=""/>
          </v:shape>
          <o:OLEObject Type="Embed" ProgID="Equation.DSMT4" ShapeID="_x0000_i1724" DrawAspect="Content" ObjectID="_1569608477" r:id="rId1362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ចំនួន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80" w:dyaOrig="279">
          <v:shape id="_x0000_i1725" type="#_x0000_t75" style="width:33.75pt;height:14.25pt" o:ole="">
            <v:imagedata r:id="rId1363" o:title=""/>
          </v:shape>
          <o:OLEObject Type="Embed" ProgID="Equation.DSMT4" ShapeID="_x0000_i1725" DrawAspect="Content" ObjectID="_1569608478" r:id="rId1364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១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តើអង្គធាតុចង្អុលពណ៍អ្វីដែលសមស្របសំរាប់អត្រាកម្មនេះ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?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២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គណនាកំហាប់ជាម៉ូលនៃសូ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240" w:dyaOrig="260">
          <v:shape id="_x0000_i1726" type="#_x0000_t75" style="width:12pt;height:12.75pt" o:ole="">
            <v:imagedata r:id="rId1350" o:title=""/>
          </v:shape>
          <o:OLEObject Type="Embed" ProgID="Equation.DSMT4" ShapeID="_x0000_i1726" DrawAspect="Content" ObjectID="_1569608479" r:id="rId1365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540" w:dyaOrig="360">
          <v:shape id="_x0000_i1727" type="#_x0000_t75" style="width:27pt;height:18pt" o:ole="">
            <v:imagedata r:id="rId1366" o:title=""/>
          </v:shape>
          <o:OLEObject Type="Embed" ProgID="Equation.DSMT4" ShapeID="_x0000_i1727" DrawAspect="Content" ObjectID="_1569608480" r:id="rId1367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240" w:dyaOrig="260">
          <v:shape id="_x0000_i1728" type="#_x0000_t75" style="width:12pt;height:12.75pt" o:ole="">
            <v:imagedata r:id="rId1350" o:title=""/>
          </v:shape>
          <o:OLEObject Type="Embed" ProgID="Equation.DSMT4" ShapeID="_x0000_i1728" DrawAspect="Content" ObjectID="_1569608481" r:id="rId1368"/>
        </w:objec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៣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គណនាម៉ាសក្រាម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040" w:dyaOrig="360">
          <v:shape id="_x0000_i1729" type="#_x0000_t75" style="width:51.75pt;height:18pt" o:ole="">
            <v:imagedata r:id="rId1348" o:title=""/>
          </v:shape>
          <o:OLEObject Type="Embed" ProgID="Equation.DSMT4" ShapeID="_x0000_i1729" DrawAspect="Content" ObjectID="_1569608482" r:id="rId1369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ចាំបាច់ដើម្បីទង្វើសូ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240" w:dyaOrig="260">
          <v:shape id="_x0000_i1730" type="#_x0000_t75" style="width:12pt;height:12.75pt" o:ole="">
            <v:imagedata r:id="rId1350" o:title=""/>
          </v:shape>
          <o:OLEObject Type="Embed" ProgID="Equation.DSMT4" ShapeID="_x0000_i1730" DrawAspect="Content" ObjectID="_1569608483" r:id="rId1370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</w:p>
    <w:p w:rsidR="002065AB" w:rsidRPr="00400253" w:rsidRDefault="00400253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៧៣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គេមានសូ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260" w:dyaOrig="360">
          <v:shape id="_x0000_i1731" type="#_x0000_t75" style="width:12.75pt;height:18pt" o:ole="">
            <v:imagedata r:id="rId1371" o:title=""/>
          </v:shape>
          <o:OLEObject Type="Embed" ProgID="Equation.DSMT4" ShapeID="_x0000_i1731" DrawAspect="Content" ObjectID="_1569608484" r:id="rId1372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នៃអាស៊ីត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420" w:dyaOrig="260">
          <v:shape id="_x0000_i1732" type="#_x0000_t75" style="width:21pt;height:12.75pt" o:ole="">
            <v:imagedata r:id="rId1373" o:title=""/>
          </v:shape>
          <o:OLEObject Type="Embed" ProgID="Equation.DSMT4" ShapeID="_x0000_i1732" DrawAspect="Content" ObjectID="_1569608485" r:id="rId1374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មួយដែលមាន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1020" w:dyaOrig="320">
          <v:shape id="_x0000_i1733" type="#_x0000_t75" style="width:51pt;height:15.75pt" o:ole="">
            <v:imagedata r:id="rId1375" o:title=""/>
          </v:shape>
          <o:OLEObject Type="Embed" ProgID="Equation.DSMT4" ShapeID="_x0000_i1733" DrawAspect="Content" ObjectID="_1569608486" r:id="rId1376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១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820" w:dyaOrig="400">
          <v:shape id="_x0000_i1734" type="#_x0000_t75" style="width:41.25pt;height:20.25pt" o:ole="">
            <v:imagedata r:id="rId1377" o:title=""/>
          </v:shape>
          <o:OLEObject Type="Embed" ProgID="Equation.DSMT4" ShapeID="_x0000_i1734" DrawAspect="Content" ObjectID="_1569608487" r:id="rId1378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740" w:dyaOrig="380">
          <v:shape id="_x0000_i1735" type="#_x0000_t75" style="width:36.75pt;height:19.5pt" o:ole="">
            <v:imagedata r:id="rId1379" o:title=""/>
          </v:shape>
          <o:OLEObject Type="Embed" ProgID="Equation.DSMT4" ShapeID="_x0000_i1735" DrawAspect="Content" ObjectID="_1569608488" r:id="rId1380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ដែលមានក្នុងសូ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នេះ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២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គេយក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39" w:dyaOrig="279">
          <v:shape id="_x0000_i1736" type="#_x0000_t75" style="width:32.25pt;height:14.25pt" o:ole="">
            <v:imagedata r:id="rId1381" o:title=""/>
          </v:shape>
          <o:OLEObject Type="Embed" ProgID="Equation.DSMT4" ShapeID="_x0000_i1736" DrawAspect="Content" ObjectID="_1569608489" r:id="rId1382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នេះទៅពង្រាវ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300" w:dyaOrig="279">
          <v:shape id="_x0000_i1737" type="#_x0000_t75" style="width:15pt;height:14.25pt" o:ole="">
            <v:imagedata r:id="rId1383" o:title=""/>
          </v:shape>
          <o:OLEObject Type="Embed" ProgID="Equation.DSMT4" ShapeID="_x0000_i1737" DrawAspect="Content" ObjectID="_1569608490" r:id="rId1384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គេបានសូ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300" w:dyaOrig="360">
          <v:shape id="_x0000_i1738" type="#_x0000_t75" style="width:15pt;height:18pt" o:ole="">
            <v:imagedata r:id="rId1385" o:title=""/>
          </v:shape>
          <o:OLEObject Type="Embed" ProgID="Equation.DSMT4" ShapeID="_x0000_i1738" DrawAspect="Content" ObjectID="_1569608491" r:id="rId1386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1020" w:dyaOrig="320">
          <v:shape id="_x0000_i1739" type="#_x0000_t75" style="width:51pt;height:15.75pt" o:ole="">
            <v:imagedata r:id="rId1387" o:title=""/>
          </v:shape>
          <o:OLEObject Type="Embed" ProgID="Equation.DSMT4" ShapeID="_x0000_i1739" DrawAspect="Content" ObjectID="_1569608492" r:id="rId1388"/>
        </w:objec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420" w:dyaOrig="260">
          <v:shape id="_x0000_i1740" type="#_x0000_t75" style="width:21pt;height:12.75pt" o:ole="">
            <v:imagedata r:id="rId1373" o:title=""/>
          </v:shape>
          <o:OLEObject Type="Embed" ProgID="Equation.DSMT4" ShapeID="_x0000_i1740" DrawAspect="Content" ObjectID="_1569608493" r:id="rId1389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ជាអាស៊ីតខ្លាំង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ឬខ្សោយ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?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ចូររៀបរាប់ពីពិសោធន៍ដើម្បីទទួលបានសូ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300" w:dyaOrig="360">
          <v:shape id="_x0000_i1741" type="#_x0000_t75" style="width:15pt;height:18pt" o:ole="">
            <v:imagedata r:id="rId1385" o:title=""/>
          </v:shape>
          <o:OLEObject Type="Embed" ProgID="Equation.DSMT4" ShapeID="_x0000_i1741" DrawAspect="Content" ObjectID="_1569608494" r:id="rId1390"/>
        </w:object>
      </w:r>
    </w:p>
    <w:p w:rsidR="002065AB" w:rsidRPr="00400253" w:rsidRDefault="00400253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70" w:hanging="570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៧៤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១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តើគេត្រូវលាយសូលុយស្យុងអាស៊ីតក្លរីឌ្រិច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(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540" w:dyaOrig="300">
          <v:shape id="_x0000_i1742" type="#_x0000_t75" style="width:27pt;height:15pt" o:ole="">
            <v:imagedata r:id="rId1391" o:title=""/>
          </v:shape>
          <o:OLEObject Type="Embed" ProgID="Equation.DSMT4" ShapeID="_x0000_i1742" DrawAspect="Content" ObjectID="_1569608495" r:id="rId1392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)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និងសូលុយស្យុង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040" w:dyaOrig="360">
          <v:shape id="_x0000_i1743" type="#_x0000_t75" style="width:51.75pt;height:18pt" o:ole="">
            <v:imagedata r:id="rId1348" o:title=""/>
          </v:shape>
          <o:OLEObject Type="Embed" ProgID="Equation.DSMT4" ShapeID="_x0000_i1743" DrawAspect="Content" ObjectID="_1569608496" r:id="rId1393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ដែលមានកំហាប់ស្មើគ្នា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តាមសមាមាត្រជាមាឌយ៉ាងដូចម្តេច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ដើម្បីទទួលបានសមមូលអាស៊ីត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បាស។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851" w:hanging="851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២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គណនាកំហាប់នៃប្រភេទគីមីផ្សេងៗដែលមាននៅក្នុងសូ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នៅចំនុចសមមូល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 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គេដឹងថាសូលុយស្យុងទាំង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ពីរមានកំហាប់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 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60" w:dyaOrig="340">
          <v:shape id="_x0000_i1744" type="#_x0000_t75" style="width:38.25pt;height:16.5pt" o:ole="">
            <v:imagedata r:id="rId1394" o:title=""/>
          </v:shape>
          <o:OLEObject Type="Embed" ProgID="Equation.DSMT4" ShapeID="_x0000_i1744" DrawAspect="Content" ObjectID="_1569608497" r:id="rId1395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ដូចគ្នា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400253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70" w:hanging="570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៧៥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គេបន្ថែមបរិមាណលើសនៃសូ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100" w:dyaOrig="360">
          <v:shape id="_x0000_i1745" type="#_x0000_t75" style="width:55.5pt;height:18pt" o:ole="">
            <v:imagedata r:id="rId1396" o:title=""/>
          </v:shape>
          <o:OLEObject Type="Embed" ProgID="Equation.DSMT4" ShapeID="_x0000_i1745" DrawAspect="Content" ObjectID="_1569608498" r:id="rId1397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</w:t>
      </w:r>
      <w:r w:rsidR="002065AB"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800" w:dyaOrig="279">
          <v:shape id="_x0000_i1746" type="#_x0000_t75" style="width:39.75pt;height:14.25pt" o:ole="">
            <v:imagedata r:id="rId1398" o:title=""/>
          </v:shape>
          <o:OLEObject Type="Embed" ProgID="Equation.DSMT4" ShapeID="_x0000_i1746" DrawAspect="Content" ObjectID="_1569608499" r:id="rId1399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="002065AB"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240" w:dyaOrig="260">
          <v:shape id="_x0000_i1747" type="#_x0000_t75" style="width:12pt;height:12.75pt" o:ole="">
            <v:imagedata r:id="rId1350" o:title=""/>
          </v:shape>
          <o:OLEObject Type="Embed" ProgID="Equation.DSMT4" ShapeID="_x0000_i1747" DrawAspect="Content" ObjectID="_1569608500" r:id="rId1400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</w:t>
      </w:r>
      <w:r w:rsidR="002065AB" w:rsidRPr="00400253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760" w:dyaOrig="360">
          <v:shape id="_x0000_i1748" type="#_x0000_t75" style="width:38.25pt;height:18pt" o:ole="">
            <v:imagedata r:id="rId1401" o:title=""/>
          </v:shape>
          <o:OLEObject Type="Embed" ProgID="Equation.DSMT4" ShapeID="_x0000_i1748" DrawAspect="Content" ObjectID="_1569608501" r:id="rId1402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គេទទួលបានកករ</w:t>
      </w:r>
      <w:r w:rsidR="002065AB"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="002065AB"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680" w:dyaOrig="320">
          <v:shape id="_x0000_i1749" type="#_x0000_t75" style="width:33.75pt;height:15.75pt" o:ole="">
            <v:imagedata r:id="rId1403" o:title=""/>
          </v:shape>
          <o:OLEObject Type="Embed" ProgID="Equation.DSMT4" ShapeID="_x0000_i1749" DrawAspect="Content" ObjectID="_1569608502" r:id="rId1404"/>
        </w:object>
      </w:r>
      <w:r w:rsidR="002065AB"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70" w:hanging="570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១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គណនាកំហាប់ប្រភេទគីមីផ្សេងៗនៃសូ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240" w:dyaOrig="260">
          <v:shape id="_x0000_i1750" type="#_x0000_t75" style="width:12pt;height:12.75pt" o:ole="">
            <v:imagedata r:id="rId1350" o:title=""/>
          </v:shape>
          <o:OLEObject Type="Embed" ProgID="Equation.DSMT4" ShapeID="_x0000_i1750" DrawAspect="Content" ObjectID="_1569608503" r:id="rId1405"/>
        </w:objec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70" w:hanging="570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២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60" w:dyaOrig="320">
          <v:shape id="_x0000_i1751" type="#_x0000_t75" style="width:23.25pt;height:15.75pt" o:ole="">
            <v:imagedata r:id="rId1406" o:title=""/>
          </v:shape>
          <o:OLEObject Type="Embed" ProgID="Equation.DSMT4" ShapeID="_x0000_i1751" DrawAspect="Content" ObjectID="_1569608504" r:id="rId1407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639" w:dyaOrig="320">
          <v:shape id="_x0000_i1752" type="#_x0000_t75" style="width:32.25pt;height:15.75pt" o:ole="">
            <v:imagedata r:id="rId1408" o:title=""/>
          </v:shape>
          <o:OLEObject Type="Embed" ProgID="Equation.DSMT4" ShapeID="_x0000_i1752" DrawAspect="Content" ObjectID="_1569608505" r:id="rId1409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240" w:dyaOrig="260">
          <v:shape id="_x0000_i1753" type="#_x0000_t75" style="width:12pt;height:12.75pt" o:ole="">
            <v:imagedata r:id="rId1350" o:title=""/>
          </v:shape>
          <o:OLEObject Type="Embed" ProgID="Equation.DSMT4" ShapeID="_x0000_i1753" DrawAspect="Content" ObjectID="_1569608506" r:id="rId1410"/>
        </w:objec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70" w:hanging="570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៣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  <w:t xml:space="preserve"> 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គេលាយ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60" w:dyaOrig="279">
          <v:shape id="_x0000_i1754" type="#_x0000_t75" style="width:33pt;height:14.25pt" o:ole="">
            <v:imagedata r:id="rId1411" o:title=""/>
          </v:shape>
          <o:OLEObject Type="Embed" ProgID="Equation.DSMT4" ShapeID="_x0000_i1754" DrawAspect="Content" ObjectID="_1569608507" r:id="rId1412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position w:val="-4"/>
          <w:sz w:val="20"/>
          <w:szCs w:val="20"/>
          <w:lang w:val="ca-ES"/>
        </w:rPr>
        <w:object w:dxaOrig="240" w:dyaOrig="260">
          <v:shape id="_x0000_i1755" type="#_x0000_t75" style="width:12pt;height:12.75pt" o:ole="">
            <v:imagedata r:id="rId1350" o:title=""/>
          </v:shape>
          <o:OLEObject Type="Embed" ProgID="Equation.DSMT4" ShapeID="_x0000_i1755" DrawAspect="Content" ObjectID="_1569608508" r:id="rId1413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ជាមួយ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60" w:dyaOrig="279">
          <v:shape id="_x0000_i1756" type="#_x0000_t75" style="width:33pt;height:14.25pt" o:ole="">
            <v:imagedata r:id="rId1411" o:title=""/>
          </v:shape>
          <o:OLEObject Type="Embed" ProgID="Equation.DSMT4" ShapeID="_x0000_i1756" DrawAspect="Content" ObjectID="_1569608509" r:id="rId1414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សូដ្យូមអ៊ីដ្រុកស៊ីត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(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800" w:dyaOrig="279">
          <v:shape id="_x0000_i1757" type="#_x0000_t75" style="width:39.75pt;height:14.25pt" o:ole="">
            <v:imagedata r:id="rId1415" o:title=""/>
          </v:shape>
          <o:OLEObject Type="Embed" ProgID="Equation.DSMT4" ShapeID="_x0000_i1757" DrawAspect="Content" ObjectID="_1569608510" r:id="rId1416"/>
        </w:objec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)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កំហាប់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60" w:dyaOrig="340">
          <v:shape id="_x0000_i1758" type="#_x0000_t75" style="width:38.25pt;height:16.5pt" o:ole="">
            <v:imagedata r:id="rId1417" o:title=""/>
          </v:shape>
          <o:OLEObject Type="Embed" ProgID="Equation.DSMT4" ShapeID="_x0000_i1758" DrawAspect="Content" ObjectID="_1569608511" r:id="rId1418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70" w:hanging="570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សរសេរសមីការតុល្យការតាងប្រតិកម្ម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70" w:hanging="570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តើសមមូលអាស៊ីត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បាសកើតមានឬទេ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? </w:t>
      </w:r>
    </w:p>
    <w:p w:rsidR="002065AB" w:rsidRPr="00400253" w:rsidRDefault="002065AB" w:rsidP="00400253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70" w:hanging="570"/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400253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460" w:dyaOrig="320">
          <v:shape id="_x0000_i1759" type="#_x0000_t75" style="width:23.25pt;height:15.75pt" o:ole="">
            <v:imagedata r:id="rId1419" o:title=""/>
          </v:shape>
          <o:OLEObject Type="Embed" ProgID="Equation.DSMT4" ShapeID="_x0000_i1759" DrawAspect="Content" ObjectID="_1569608512" r:id="rId1420"/>
        </w:objec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នៃល្បាយសូ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400253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ទទួលបាន</w:t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</w:r>
    </w:p>
    <w:p w:rsidR="002065AB" w:rsidRPr="00400253" w:rsidRDefault="002065AB" w:rsidP="00400253">
      <w:pPr>
        <w:tabs>
          <w:tab w:val="left" w:pos="567"/>
          <w:tab w:val="left" w:pos="1134"/>
          <w:tab w:val="left" w:pos="1701"/>
          <w:tab w:val="left" w:pos="2268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400253">
        <w:rPr>
          <w:rFonts w:ascii="Khmer OS Siemreap" w:hAnsi="Khmer OS Siemreap" w:cs="Khmer OS Siemreap"/>
          <w:sz w:val="20"/>
          <w:szCs w:val="20"/>
          <w:lang w:val="ca-ES"/>
        </w:rPr>
        <w:tab/>
        <w:t xml:space="preserve"> </w:t>
      </w:r>
    </w:p>
    <w:p w:rsidR="00F4638A" w:rsidRPr="00400253" w:rsidRDefault="00F4638A" w:rsidP="00400253">
      <w:pPr>
        <w:rPr>
          <w:sz w:val="20"/>
          <w:szCs w:val="20"/>
          <w:rtl/>
          <w:cs/>
        </w:rPr>
      </w:pPr>
    </w:p>
    <w:sectPr w:rsidR="00F4638A" w:rsidRPr="00400253" w:rsidSect="004E604C">
      <w:headerReference w:type="default" r:id="rId1421"/>
      <w:footerReference w:type="default" r:id="rId1422"/>
      <w:pgSz w:w="11907" w:h="16840" w:code="9"/>
      <w:pgMar w:top="720" w:right="720" w:bottom="720" w:left="720" w:header="432" w:footer="43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3015" w:rsidRDefault="003F3015" w:rsidP="00A94B8A">
      <w:r>
        <w:separator/>
      </w:r>
    </w:p>
  </w:endnote>
  <w:endnote w:type="continuationSeparator" w:id="0">
    <w:p w:rsidR="003F3015" w:rsidRDefault="003F3015" w:rsidP="00A94B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hmer OS Fasthand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ystem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Angsana New">
    <w:altName w:val="Leelawadee UI"/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Khmer UI">
    <w:panose1 w:val="020B0502040204020203"/>
    <w:charset w:val="00"/>
    <w:family w:val="swiss"/>
    <w:pitch w:val="variable"/>
    <w:sig w:usb0="80000003" w:usb1="00000000" w:usb2="00010000" w:usb3="00000000" w:csb0="00000001" w:csb1="00000000"/>
  </w:font>
  <w:font w:name="Khmer OS Conten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Bokor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3764" w:rsidRPr="00EA16EA" w:rsidRDefault="003F3015" w:rsidP="00EA16EA">
    <w:pPr>
      <w:pStyle w:val="Footer"/>
      <w:pBdr>
        <w:top w:val="single" w:sz="4" w:space="1" w:color="auto"/>
      </w:pBdr>
      <w:tabs>
        <w:tab w:val="clear" w:pos="9360"/>
        <w:tab w:val="right" w:pos="10440"/>
      </w:tabs>
    </w:pPr>
    <w:sdt>
      <w:sdtPr>
        <w:id w:val="1258451"/>
        <w:docPartObj>
          <w:docPartGallery w:val="Page Numbers (Bottom of Page)"/>
          <w:docPartUnique/>
        </w:docPartObj>
      </w:sdtPr>
      <w:sdtEndPr/>
      <w:sdtContent>
        <w:r w:rsidR="00E23764" w:rsidRPr="00EA16EA">
          <w:rPr>
            <w:rFonts w:ascii="Khmer OS Content" w:hAnsi="Khmer OS Content" w:cs="Khmer OS Content"/>
            <w:sz w:val="20"/>
            <w:szCs w:val="20"/>
            <w:cs/>
            <w:lang w:bidi="km-KH"/>
          </w:rPr>
          <w:t>បង្រៀនដោយ៖ វុត រដ្ឋា</w:t>
        </w:r>
        <w:r w:rsidR="00E23764">
          <w:rPr>
            <w:rFonts w:ascii="Khmer OS Content" w:hAnsi="Khmer OS Content" w:cs="Khmer OS Content"/>
            <w:sz w:val="20"/>
            <w:szCs w:val="20"/>
            <w:lang w:bidi="km-KH"/>
          </w:rPr>
          <w:tab/>
          <w:t xml:space="preserve">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D6311">
          <w:rPr>
            <w:noProof/>
          </w:rPr>
          <w:t>3</w:t>
        </w:r>
        <w:r>
          <w:rPr>
            <w:noProof/>
          </w:rPr>
          <w:fldChar w:fldCharType="end"/>
        </w:r>
        <w:r w:rsidR="00E23764">
          <w:tab/>
          <w:t xml:space="preserve">   </w:t>
        </w:r>
        <w:hyperlink r:id="rId1" w:history="1">
          <w:r w:rsidR="00E23764" w:rsidRPr="00702963">
            <w:rPr>
              <w:rStyle w:val="Hyperlink"/>
              <w:rFonts w:ascii="Khmer OS Content" w:hAnsi="Khmer OS Content" w:cs="Khmer OS Content"/>
              <w:sz w:val="20"/>
              <w:szCs w:val="20"/>
              <w:lang w:bidi="km-KH"/>
            </w:rPr>
            <w:t>www.vuthratha.wordpress.com</w:t>
          </w:r>
        </w:hyperlink>
      </w:sdtContent>
    </w:sdt>
    <w:r w:rsidR="00E23764">
      <w:rPr>
        <w:rFonts w:ascii="Khmer OS Content" w:hAnsi="Khmer OS Content" w:cs="Khmer OS Content"/>
        <w:sz w:val="20"/>
        <w:szCs w:val="20"/>
        <w:lang w:bidi="km-KH"/>
      </w:rPr>
      <w:t xml:space="preserve">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3015" w:rsidRDefault="003F3015" w:rsidP="00A94B8A">
      <w:r>
        <w:separator/>
      </w:r>
    </w:p>
  </w:footnote>
  <w:footnote w:type="continuationSeparator" w:id="0">
    <w:p w:rsidR="003F3015" w:rsidRDefault="003F3015" w:rsidP="00A94B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Khmer OS Bokor" w:eastAsiaTheme="majorEastAsia" w:hAnsi="Khmer OS Bokor" w:cs="Khmer OS Bokor"/>
        <w:sz w:val="20"/>
        <w:szCs w:val="20"/>
        <w:cs/>
        <w:lang w:bidi="km-KH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E23764" w:rsidRPr="00AF2BE7" w:rsidRDefault="00E23764" w:rsidP="009A34DD">
        <w:pPr>
          <w:pStyle w:val="Header"/>
          <w:pBdr>
            <w:bottom w:val="thickThinSmallGap" w:sz="24" w:space="1" w:color="622423" w:themeColor="accent2" w:themeShade="7F"/>
          </w:pBdr>
          <w:rPr>
            <w:rFonts w:ascii="Khmer OS Bokor" w:eastAsiaTheme="majorEastAsia" w:hAnsi="Khmer OS Bokor" w:cs="Khmer OS Bokor"/>
            <w:sz w:val="20"/>
            <w:szCs w:val="20"/>
          </w:rPr>
        </w:pPr>
        <w:r>
          <w:rPr>
            <w:rFonts w:ascii="Khmer OS Bokor" w:eastAsiaTheme="majorEastAsia" w:hAnsi="Khmer OS Bokor" w:cs="Khmer OS Bokor"/>
            <w:sz w:val="20"/>
            <w:szCs w:val="20"/>
            <w:cs/>
            <w:lang w:bidi="km-KH"/>
          </w:rPr>
          <w:t>វិទ្យាល័យហ៊ុនសែនឧត្តរមានជ័យ                                                                                                                     គីមីវិទ្យា ថ្នាក់ទី១២</w:t>
        </w:r>
      </w:p>
    </w:sdtContent>
  </w:sdt>
  <w:p w:rsidR="00E23764" w:rsidRDefault="00E237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FCC9"/>
      </v:shape>
    </w:pict>
  </w:numPicBullet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6B2C64"/>
    <w:multiLevelType w:val="hybridMultilevel"/>
    <w:tmpl w:val="FE4C7160"/>
    <w:lvl w:ilvl="0" w:tplc="D95AF332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3" w15:restartNumberingAfterBreak="0">
    <w:nsid w:val="08A71EBB"/>
    <w:multiLevelType w:val="hybridMultilevel"/>
    <w:tmpl w:val="4274C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F1C40"/>
    <w:multiLevelType w:val="hybridMultilevel"/>
    <w:tmpl w:val="6E120F2C"/>
    <w:lvl w:ilvl="0" w:tplc="CD7230B8">
      <w:numFmt w:val="bullet"/>
      <w:lvlText w:val="-"/>
      <w:lvlJc w:val="left"/>
      <w:pPr>
        <w:ind w:left="1785" w:hanging="360"/>
      </w:pPr>
      <w:rPr>
        <w:rFonts w:ascii="Khmer OS Siemreap" w:eastAsiaTheme="minorHAnsi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5" w15:restartNumberingAfterBreak="0">
    <w:nsid w:val="15940ECB"/>
    <w:multiLevelType w:val="hybridMultilevel"/>
    <w:tmpl w:val="7612FD14"/>
    <w:lvl w:ilvl="0" w:tplc="04090001">
      <w:start w:val="1"/>
      <w:numFmt w:val="bullet"/>
      <w:lvlText w:val=""/>
      <w:lvlJc w:val="left"/>
      <w:pPr>
        <w:ind w:left="12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abstractNum w:abstractNumId="6" w15:restartNumberingAfterBreak="0">
    <w:nsid w:val="1BE02440"/>
    <w:multiLevelType w:val="hybridMultilevel"/>
    <w:tmpl w:val="AF584B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6340BC"/>
    <w:multiLevelType w:val="hybridMultilevel"/>
    <w:tmpl w:val="71BA5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2C24EA"/>
    <w:multiLevelType w:val="hybridMultilevel"/>
    <w:tmpl w:val="BC741E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657C7"/>
    <w:multiLevelType w:val="hybridMultilevel"/>
    <w:tmpl w:val="B9AEC2AA"/>
    <w:lvl w:ilvl="0" w:tplc="943AF7B8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D80C01"/>
    <w:multiLevelType w:val="hybridMultilevel"/>
    <w:tmpl w:val="BBE00930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AD5DB7"/>
    <w:multiLevelType w:val="hybridMultilevel"/>
    <w:tmpl w:val="84821074"/>
    <w:lvl w:ilvl="0" w:tplc="04090001">
      <w:start w:val="1"/>
      <w:numFmt w:val="bullet"/>
      <w:lvlText w:val=""/>
      <w:lvlJc w:val="left"/>
      <w:pPr>
        <w:ind w:left="1293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013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abstractNum w:abstractNumId="12" w15:restartNumberingAfterBreak="0">
    <w:nsid w:val="29987732"/>
    <w:multiLevelType w:val="hybridMultilevel"/>
    <w:tmpl w:val="6F8264AA"/>
    <w:lvl w:ilvl="0" w:tplc="5830BA3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41428C"/>
    <w:multiLevelType w:val="hybridMultilevel"/>
    <w:tmpl w:val="2B247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1176B1"/>
    <w:multiLevelType w:val="hybridMultilevel"/>
    <w:tmpl w:val="80F46DC8"/>
    <w:lvl w:ilvl="0" w:tplc="04090001">
      <w:start w:val="1"/>
      <w:numFmt w:val="bullet"/>
      <w:lvlText w:val=""/>
      <w:lvlJc w:val="left"/>
      <w:pPr>
        <w:ind w:left="10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71" w:hanging="360"/>
      </w:pPr>
      <w:rPr>
        <w:rFonts w:ascii="Wingdings" w:hAnsi="Wingdings" w:hint="default"/>
      </w:rPr>
    </w:lvl>
  </w:abstractNum>
  <w:abstractNum w:abstractNumId="15" w15:restartNumberingAfterBreak="0">
    <w:nsid w:val="2FC71E37"/>
    <w:multiLevelType w:val="hybridMultilevel"/>
    <w:tmpl w:val="1AE2C7DC"/>
    <w:lvl w:ilvl="0" w:tplc="89D42094">
      <w:numFmt w:val="bullet"/>
      <w:lvlText w:val=""/>
      <w:lvlJc w:val="left"/>
      <w:pPr>
        <w:ind w:left="1494" w:hanging="360"/>
      </w:pPr>
      <w:rPr>
        <w:rFonts w:ascii="Wingdings" w:eastAsiaTheme="minorHAnsi" w:hAnsi="Wingdings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6" w15:restartNumberingAfterBreak="0">
    <w:nsid w:val="32733585"/>
    <w:multiLevelType w:val="hybridMultilevel"/>
    <w:tmpl w:val="483C7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A46581"/>
    <w:multiLevelType w:val="hybridMultilevel"/>
    <w:tmpl w:val="8ADEF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C24D67"/>
    <w:multiLevelType w:val="hybridMultilevel"/>
    <w:tmpl w:val="600E7000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9" w15:restartNumberingAfterBreak="0">
    <w:nsid w:val="36273EC3"/>
    <w:multiLevelType w:val="hybridMultilevel"/>
    <w:tmpl w:val="6DAA8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33564F"/>
    <w:multiLevelType w:val="hybridMultilevel"/>
    <w:tmpl w:val="648CB806"/>
    <w:lvl w:ilvl="0" w:tplc="4DBEC4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892DE0"/>
    <w:multiLevelType w:val="hybridMultilevel"/>
    <w:tmpl w:val="68B6A642"/>
    <w:lvl w:ilvl="0" w:tplc="9338627C">
      <w:start w:val="1"/>
      <w:numFmt w:val="bullet"/>
      <w:lvlText w:val="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5201DA"/>
    <w:multiLevelType w:val="hybridMultilevel"/>
    <w:tmpl w:val="3B0EE9C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2B27639"/>
    <w:multiLevelType w:val="hybridMultilevel"/>
    <w:tmpl w:val="105E55C0"/>
    <w:lvl w:ilvl="0" w:tplc="1EFABF58">
      <w:start w:val="1"/>
      <w:numFmt w:val="decimal"/>
      <w:lvlText w:val="%1-"/>
      <w:lvlJc w:val="left"/>
      <w:pPr>
        <w:ind w:left="1080" w:hanging="360"/>
      </w:pPr>
      <w:rPr>
        <w:rFonts w:ascii="Khmer OS Fasthand" w:eastAsiaTheme="minorEastAsia" w:hAnsi="Khmer OS Fasthand" w:cs="Khmer OS Fasthand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4BD5BA3"/>
    <w:multiLevelType w:val="hybridMultilevel"/>
    <w:tmpl w:val="74C062E0"/>
    <w:lvl w:ilvl="0" w:tplc="9338627C">
      <w:start w:val="1"/>
      <w:numFmt w:val="bullet"/>
      <w:lvlText w:val="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664FEB"/>
    <w:multiLevelType w:val="hybridMultilevel"/>
    <w:tmpl w:val="A2D2CC0A"/>
    <w:lvl w:ilvl="0" w:tplc="FA7AC3DE">
      <w:start w:val="1"/>
      <w:numFmt w:val="lowerLetter"/>
      <w:lvlText w:val="%1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4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plc="0409001B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plc="0409000F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plc="0409001B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6" w15:restartNumberingAfterBreak="0">
    <w:nsid w:val="4AC07D6D"/>
    <w:multiLevelType w:val="hybridMultilevel"/>
    <w:tmpl w:val="272C2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003487"/>
    <w:multiLevelType w:val="hybridMultilevel"/>
    <w:tmpl w:val="DF66D4C4"/>
    <w:lvl w:ilvl="0" w:tplc="159E97B8">
      <w:numFmt w:val="bullet"/>
      <w:lvlText w:val=""/>
      <w:lvlJc w:val="left"/>
      <w:pPr>
        <w:ind w:left="1233" w:hanging="360"/>
      </w:pPr>
      <w:rPr>
        <w:rFonts w:ascii="Wingdings" w:eastAsiaTheme="minorHAnsi" w:hAnsi="Wingdings" w:cs="Khmer OS Siemreap" w:hint="default"/>
        <w:sz w:val="24"/>
      </w:rPr>
    </w:lvl>
    <w:lvl w:ilvl="1" w:tplc="04090003">
      <w:start w:val="1"/>
      <w:numFmt w:val="bullet"/>
      <w:lvlText w:val="o"/>
      <w:lvlJc w:val="left"/>
      <w:pPr>
        <w:ind w:left="19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3" w:hanging="360"/>
      </w:pPr>
      <w:rPr>
        <w:rFonts w:ascii="Wingdings" w:hAnsi="Wingdings" w:hint="default"/>
      </w:rPr>
    </w:lvl>
  </w:abstractNum>
  <w:abstractNum w:abstractNumId="28" w15:restartNumberingAfterBreak="0">
    <w:nsid w:val="523E4BF0"/>
    <w:multiLevelType w:val="hybridMultilevel"/>
    <w:tmpl w:val="D826C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AD1E30"/>
    <w:multiLevelType w:val="hybridMultilevel"/>
    <w:tmpl w:val="88A6BA6A"/>
    <w:lvl w:ilvl="0" w:tplc="14600FD4">
      <w:start w:val="1"/>
      <w:numFmt w:val="bullet"/>
      <w:lvlText w:val=""/>
      <w:lvlJc w:val="left"/>
      <w:pPr>
        <w:ind w:left="10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30" w15:restartNumberingAfterBreak="0">
    <w:nsid w:val="5791128B"/>
    <w:multiLevelType w:val="hybridMultilevel"/>
    <w:tmpl w:val="4A122202"/>
    <w:lvl w:ilvl="0" w:tplc="9338627C">
      <w:start w:val="1"/>
      <w:numFmt w:val="bullet"/>
      <w:lvlText w:val="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31" w15:restartNumberingAfterBreak="0">
    <w:nsid w:val="59857C8F"/>
    <w:multiLevelType w:val="hybridMultilevel"/>
    <w:tmpl w:val="FA1A7C0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ED8568A"/>
    <w:multiLevelType w:val="hybridMultilevel"/>
    <w:tmpl w:val="EF260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9F0754"/>
    <w:multiLevelType w:val="multilevel"/>
    <w:tmpl w:val="BB123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72624D"/>
    <w:multiLevelType w:val="hybridMultilevel"/>
    <w:tmpl w:val="0DD05256"/>
    <w:lvl w:ilvl="0" w:tplc="14600FD4">
      <w:start w:val="1"/>
      <w:numFmt w:val="bullet"/>
      <w:lvlText w:val=""/>
      <w:lvlJc w:val="left"/>
      <w:pPr>
        <w:ind w:left="10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35" w15:restartNumberingAfterBreak="0">
    <w:nsid w:val="6B6C541D"/>
    <w:multiLevelType w:val="hybridMultilevel"/>
    <w:tmpl w:val="6F4E8E18"/>
    <w:lvl w:ilvl="0" w:tplc="E6EC8A9E">
      <w:start w:val="1"/>
      <w:numFmt w:val="bullet"/>
      <w:lvlText w:val="-"/>
      <w:lvlJc w:val="left"/>
      <w:pPr>
        <w:ind w:left="2490" w:hanging="360"/>
      </w:pPr>
      <w:rPr>
        <w:rFonts w:ascii="Times New Roman" w:eastAsia="Khmer OS System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36" w15:restartNumberingAfterBreak="0">
    <w:nsid w:val="6DBC1834"/>
    <w:multiLevelType w:val="hybridMultilevel"/>
    <w:tmpl w:val="983CC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E50A42"/>
    <w:multiLevelType w:val="hybridMultilevel"/>
    <w:tmpl w:val="0E449B2C"/>
    <w:lvl w:ilvl="0" w:tplc="48E4AC36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987A06"/>
    <w:multiLevelType w:val="hybridMultilevel"/>
    <w:tmpl w:val="0CF472CA"/>
    <w:lvl w:ilvl="0" w:tplc="04090001">
      <w:start w:val="1"/>
      <w:numFmt w:val="bullet"/>
      <w:lvlText w:val=""/>
      <w:lvlJc w:val="left"/>
      <w:pPr>
        <w:ind w:left="163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39" w15:restartNumberingAfterBreak="0">
    <w:nsid w:val="7DEF1247"/>
    <w:multiLevelType w:val="hybridMultilevel"/>
    <w:tmpl w:val="B68CB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A81179"/>
    <w:multiLevelType w:val="hybridMultilevel"/>
    <w:tmpl w:val="624ED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F07F69"/>
    <w:multiLevelType w:val="hybridMultilevel"/>
    <w:tmpl w:val="55B20E92"/>
    <w:lvl w:ilvl="0" w:tplc="71ECDFD4">
      <w:start w:val="1"/>
      <w:numFmt w:val="bullet"/>
      <w:lvlText w:val="*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32"/>
  </w:num>
  <w:num w:numId="3">
    <w:abstractNumId w:val="18"/>
  </w:num>
  <w:num w:numId="4">
    <w:abstractNumId w:val="7"/>
  </w:num>
  <w:num w:numId="5">
    <w:abstractNumId w:val="36"/>
  </w:num>
  <w:num w:numId="6">
    <w:abstractNumId w:val="38"/>
  </w:num>
  <w:num w:numId="7">
    <w:abstractNumId w:val="2"/>
  </w:num>
  <w:num w:numId="8">
    <w:abstractNumId w:val="11"/>
  </w:num>
  <w:num w:numId="9">
    <w:abstractNumId w:val="27"/>
  </w:num>
  <w:num w:numId="10">
    <w:abstractNumId w:val="15"/>
  </w:num>
  <w:num w:numId="11">
    <w:abstractNumId w:val="29"/>
  </w:num>
  <w:num w:numId="12">
    <w:abstractNumId w:val="26"/>
  </w:num>
  <w:num w:numId="13">
    <w:abstractNumId w:val="13"/>
  </w:num>
  <w:num w:numId="14">
    <w:abstractNumId w:val="3"/>
  </w:num>
  <w:num w:numId="15">
    <w:abstractNumId w:val="28"/>
  </w:num>
  <w:num w:numId="16">
    <w:abstractNumId w:val="39"/>
  </w:num>
  <w:num w:numId="17">
    <w:abstractNumId w:val="17"/>
  </w:num>
  <w:num w:numId="18">
    <w:abstractNumId w:val="4"/>
  </w:num>
  <w:num w:numId="19">
    <w:abstractNumId w:val="9"/>
  </w:num>
  <w:num w:numId="20">
    <w:abstractNumId w:val="6"/>
  </w:num>
  <w:num w:numId="21">
    <w:abstractNumId w:val="10"/>
  </w:num>
  <w:num w:numId="22">
    <w:abstractNumId w:val="16"/>
  </w:num>
  <w:num w:numId="23">
    <w:abstractNumId w:val="41"/>
  </w:num>
  <w:num w:numId="24">
    <w:abstractNumId w:val="14"/>
  </w:num>
  <w:num w:numId="25">
    <w:abstractNumId w:val="12"/>
  </w:num>
  <w:num w:numId="26">
    <w:abstractNumId w:val="20"/>
  </w:num>
  <w:num w:numId="27">
    <w:abstractNumId w:val="19"/>
  </w:num>
  <w:num w:numId="28">
    <w:abstractNumId w:val="24"/>
  </w:num>
  <w:num w:numId="29">
    <w:abstractNumId w:val="31"/>
  </w:num>
  <w:num w:numId="30">
    <w:abstractNumId w:val="22"/>
  </w:num>
  <w:num w:numId="31">
    <w:abstractNumId w:val="30"/>
  </w:num>
  <w:num w:numId="32">
    <w:abstractNumId w:val="21"/>
  </w:num>
  <w:num w:numId="33">
    <w:abstractNumId w:val="37"/>
  </w:num>
  <w:num w:numId="34">
    <w:abstractNumId w:val="23"/>
  </w:num>
  <w:num w:numId="3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3"/>
  </w:num>
  <w:num w:numId="37">
    <w:abstractNumId w:val="0"/>
  </w:num>
  <w:num w:numId="38">
    <w:abstractNumId w:val="1"/>
  </w:num>
  <w:num w:numId="39">
    <w:abstractNumId w:val="35"/>
  </w:num>
  <w:num w:numId="40">
    <w:abstractNumId w:val="34"/>
  </w:num>
  <w:num w:numId="41">
    <w:abstractNumId w:val="5"/>
  </w:num>
  <w:num w:numId="42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209"/>
    <w:rsid w:val="00002F9D"/>
    <w:rsid w:val="00015386"/>
    <w:rsid w:val="00016743"/>
    <w:rsid w:val="000447DF"/>
    <w:rsid w:val="00046627"/>
    <w:rsid w:val="00055246"/>
    <w:rsid w:val="00091AD7"/>
    <w:rsid w:val="00091FEE"/>
    <w:rsid w:val="000A1342"/>
    <w:rsid w:val="000A5784"/>
    <w:rsid w:val="000A7614"/>
    <w:rsid w:val="000B4499"/>
    <w:rsid w:val="000C6807"/>
    <w:rsid w:val="000E0383"/>
    <w:rsid w:val="000E0653"/>
    <w:rsid w:val="000E0BBF"/>
    <w:rsid w:val="000F1A4B"/>
    <w:rsid w:val="000F1EF7"/>
    <w:rsid w:val="000F4F1C"/>
    <w:rsid w:val="001053A5"/>
    <w:rsid w:val="00107657"/>
    <w:rsid w:val="00117096"/>
    <w:rsid w:val="0013657F"/>
    <w:rsid w:val="00140590"/>
    <w:rsid w:val="0014261A"/>
    <w:rsid w:val="00143C9F"/>
    <w:rsid w:val="0016246A"/>
    <w:rsid w:val="00170646"/>
    <w:rsid w:val="00174D21"/>
    <w:rsid w:val="001A0328"/>
    <w:rsid w:val="001A2BCF"/>
    <w:rsid w:val="001C0656"/>
    <w:rsid w:val="001C31BD"/>
    <w:rsid w:val="001C5BF8"/>
    <w:rsid w:val="001D5A5C"/>
    <w:rsid w:val="001E136A"/>
    <w:rsid w:val="001E69A5"/>
    <w:rsid w:val="001F5C0F"/>
    <w:rsid w:val="001F6C94"/>
    <w:rsid w:val="0020465C"/>
    <w:rsid w:val="002065AB"/>
    <w:rsid w:val="002076E2"/>
    <w:rsid w:val="00213023"/>
    <w:rsid w:val="002202FA"/>
    <w:rsid w:val="002275FE"/>
    <w:rsid w:val="00232AFC"/>
    <w:rsid w:val="00237691"/>
    <w:rsid w:val="0024776F"/>
    <w:rsid w:val="0025180C"/>
    <w:rsid w:val="00251E36"/>
    <w:rsid w:val="002627A8"/>
    <w:rsid w:val="00266F3F"/>
    <w:rsid w:val="002723BE"/>
    <w:rsid w:val="002738B3"/>
    <w:rsid w:val="00274530"/>
    <w:rsid w:val="00294A3F"/>
    <w:rsid w:val="00296D5E"/>
    <w:rsid w:val="002A6205"/>
    <w:rsid w:val="002B62D2"/>
    <w:rsid w:val="002C0B3C"/>
    <w:rsid w:val="002D5E60"/>
    <w:rsid w:val="002D78FC"/>
    <w:rsid w:val="002F4E1E"/>
    <w:rsid w:val="00307FB4"/>
    <w:rsid w:val="003210F1"/>
    <w:rsid w:val="0034300E"/>
    <w:rsid w:val="00346660"/>
    <w:rsid w:val="00347D23"/>
    <w:rsid w:val="003644B8"/>
    <w:rsid w:val="003875A0"/>
    <w:rsid w:val="003921DC"/>
    <w:rsid w:val="003924AC"/>
    <w:rsid w:val="00395998"/>
    <w:rsid w:val="003C6F4E"/>
    <w:rsid w:val="003D009B"/>
    <w:rsid w:val="003E1221"/>
    <w:rsid w:val="003F3015"/>
    <w:rsid w:val="00400253"/>
    <w:rsid w:val="00400FB8"/>
    <w:rsid w:val="0040647C"/>
    <w:rsid w:val="004111BE"/>
    <w:rsid w:val="00417596"/>
    <w:rsid w:val="004219B7"/>
    <w:rsid w:val="004242F8"/>
    <w:rsid w:val="004372FE"/>
    <w:rsid w:val="004457F1"/>
    <w:rsid w:val="0044653D"/>
    <w:rsid w:val="00460888"/>
    <w:rsid w:val="0046371E"/>
    <w:rsid w:val="00474612"/>
    <w:rsid w:val="004769F1"/>
    <w:rsid w:val="00476E75"/>
    <w:rsid w:val="0048602F"/>
    <w:rsid w:val="0049335A"/>
    <w:rsid w:val="0049444C"/>
    <w:rsid w:val="00495A50"/>
    <w:rsid w:val="0049696F"/>
    <w:rsid w:val="004A0674"/>
    <w:rsid w:val="004A4F97"/>
    <w:rsid w:val="004B3AC6"/>
    <w:rsid w:val="004B461A"/>
    <w:rsid w:val="004C102F"/>
    <w:rsid w:val="004C5969"/>
    <w:rsid w:val="004D40ED"/>
    <w:rsid w:val="004D6311"/>
    <w:rsid w:val="004E604C"/>
    <w:rsid w:val="005140B0"/>
    <w:rsid w:val="005210F7"/>
    <w:rsid w:val="0052470B"/>
    <w:rsid w:val="00525B71"/>
    <w:rsid w:val="00553A21"/>
    <w:rsid w:val="00560FFF"/>
    <w:rsid w:val="00566C35"/>
    <w:rsid w:val="0058476E"/>
    <w:rsid w:val="00590E5F"/>
    <w:rsid w:val="0059153C"/>
    <w:rsid w:val="00592C96"/>
    <w:rsid w:val="005942A1"/>
    <w:rsid w:val="0059783A"/>
    <w:rsid w:val="005A0DE1"/>
    <w:rsid w:val="005A22F9"/>
    <w:rsid w:val="005A36E6"/>
    <w:rsid w:val="005A48AC"/>
    <w:rsid w:val="005A4F97"/>
    <w:rsid w:val="005B3765"/>
    <w:rsid w:val="005C1BC3"/>
    <w:rsid w:val="005C6DC3"/>
    <w:rsid w:val="005F2299"/>
    <w:rsid w:val="005F41E8"/>
    <w:rsid w:val="005F6456"/>
    <w:rsid w:val="00604484"/>
    <w:rsid w:val="006073EB"/>
    <w:rsid w:val="006124D5"/>
    <w:rsid w:val="00614369"/>
    <w:rsid w:val="00621BF2"/>
    <w:rsid w:val="00626239"/>
    <w:rsid w:val="006320DE"/>
    <w:rsid w:val="00640280"/>
    <w:rsid w:val="006443A9"/>
    <w:rsid w:val="006460C4"/>
    <w:rsid w:val="006513C4"/>
    <w:rsid w:val="00667939"/>
    <w:rsid w:val="00673EFC"/>
    <w:rsid w:val="006A6F56"/>
    <w:rsid w:val="006A77F2"/>
    <w:rsid w:val="006C37A7"/>
    <w:rsid w:val="006D6FED"/>
    <w:rsid w:val="006D72FD"/>
    <w:rsid w:val="006E2564"/>
    <w:rsid w:val="006E2960"/>
    <w:rsid w:val="006E6321"/>
    <w:rsid w:val="006F7B0E"/>
    <w:rsid w:val="006F7BF3"/>
    <w:rsid w:val="006F7E93"/>
    <w:rsid w:val="00703BA6"/>
    <w:rsid w:val="007137B3"/>
    <w:rsid w:val="00715116"/>
    <w:rsid w:val="00724336"/>
    <w:rsid w:val="00733802"/>
    <w:rsid w:val="00741DCE"/>
    <w:rsid w:val="00766318"/>
    <w:rsid w:val="00777A5F"/>
    <w:rsid w:val="0078254B"/>
    <w:rsid w:val="00795653"/>
    <w:rsid w:val="007A4DE6"/>
    <w:rsid w:val="007B6508"/>
    <w:rsid w:val="007C297E"/>
    <w:rsid w:val="007E0DEC"/>
    <w:rsid w:val="007E1797"/>
    <w:rsid w:val="00803250"/>
    <w:rsid w:val="00816B02"/>
    <w:rsid w:val="00825FF4"/>
    <w:rsid w:val="0083238C"/>
    <w:rsid w:val="00834F9C"/>
    <w:rsid w:val="00862623"/>
    <w:rsid w:val="00862E6B"/>
    <w:rsid w:val="008669CA"/>
    <w:rsid w:val="00876D8B"/>
    <w:rsid w:val="00894088"/>
    <w:rsid w:val="008C04D0"/>
    <w:rsid w:val="008C3482"/>
    <w:rsid w:val="008E4286"/>
    <w:rsid w:val="008F20FB"/>
    <w:rsid w:val="008F666F"/>
    <w:rsid w:val="00904449"/>
    <w:rsid w:val="009079D2"/>
    <w:rsid w:val="00907C73"/>
    <w:rsid w:val="00921696"/>
    <w:rsid w:val="00932E78"/>
    <w:rsid w:val="0093679F"/>
    <w:rsid w:val="00971037"/>
    <w:rsid w:val="0098478A"/>
    <w:rsid w:val="00996F28"/>
    <w:rsid w:val="009A34DD"/>
    <w:rsid w:val="009B0041"/>
    <w:rsid w:val="009B33A9"/>
    <w:rsid w:val="009C51F3"/>
    <w:rsid w:val="009C54F5"/>
    <w:rsid w:val="009D100A"/>
    <w:rsid w:val="009D1142"/>
    <w:rsid w:val="009D44AB"/>
    <w:rsid w:val="009D493A"/>
    <w:rsid w:val="00A01C6A"/>
    <w:rsid w:val="00A10890"/>
    <w:rsid w:val="00A210B7"/>
    <w:rsid w:val="00A24C76"/>
    <w:rsid w:val="00A30EC7"/>
    <w:rsid w:val="00A537C2"/>
    <w:rsid w:val="00A604D4"/>
    <w:rsid w:val="00A624DE"/>
    <w:rsid w:val="00A70374"/>
    <w:rsid w:val="00A750E6"/>
    <w:rsid w:val="00A7761D"/>
    <w:rsid w:val="00A824D9"/>
    <w:rsid w:val="00A86284"/>
    <w:rsid w:val="00A94B8A"/>
    <w:rsid w:val="00AC22B8"/>
    <w:rsid w:val="00AF6AA5"/>
    <w:rsid w:val="00B065C5"/>
    <w:rsid w:val="00B06DE9"/>
    <w:rsid w:val="00B115E8"/>
    <w:rsid w:val="00B172A0"/>
    <w:rsid w:val="00B41949"/>
    <w:rsid w:val="00B435AB"/>
    <w:rsid w:val="00B45833"/>
    <w:rsid w:val="00B5560D"/>
    <w:rsid w:val="00B653DE"/>
    <w:rsid w:val="00B7407B"/>
    <w:rsid w:val="00B747B3"/>
    <w:rsid w:val="00B82BC6"/>
    <w:rsid w:val="00B8335C"/>
    <w:rsid w:val="00B83ACC"/>
    <w:rsid w:val="00B87242"/>
    <w:rsid w:val="00B91A1A"/>
    <w:rsid w:val="00B94137"/>
    <w:rsid w:val="00BA344B"/>
    <w:rsid w:val="00BA4826"/>
    <w:rsid w:val="00BA69AC"/>
    <w:rsid w:val="00BB59F9"/>
    <w:rsid w:val="00BC3681"/>
    <w:rsid w:val="00BD261A"/>
    <w:rsid w:val="00BF2E4B"/>
    <w:rsid w:val="00C01B5A"/>
    <w:rsid w:val="00C218F4"/>
    <w:rsid w:val="00C25621"/>
    <w:rsid w:val="00C27C40"/>
    <w:rsid w:val="00C3378D"/>
    <w:rsid w:val="00C35E07"/>
    <w:rsid w:val="00C46CD6"/>
    <w:rsid w:val="00C51242"/>
    <w:rsid w:val="00C55CA9"/>
    <w:rsid w:val="00C632DB"/>
    <w:rsid w:val="00C70E28"/>
    <w:rsid w:val="00C75EA0"/>
    <w:rsid w:val="00C76E78"/>
    <w:rsid w:val="00C80EBC"/>
    <w:rsid w:val="00C9039B"/>
    <w:rsid w:val="00C939FB"/>
    <w:rsid w:val="00CA36D9"/>
    <w:rsid w:val="00CA4C36"/>
    <w:rsid w:val="00CB42B3"/>
    <w:rsid w:val="00CC1A9F"/>
    <w:rsid w:val="00CC5F4B"/>
    <w:rsid w:val="00CD7B9C"/>
    <w:rsid w:val="00CE038E"/>
    <w:rsid w:val="00CE32D9"/>
    <w:rsid w:val="00CF5FA5"/>
    <w:rsid w:val="00D01B1A"/>
    <w:rsid w:val="00D06B12"/>
    <w:rsid w:val="00D10288"/>
    <w:rsid w:val="00D127A0"/>
    <w:rsid w:val="00D24FEF"/>
    <w:rsid w:val="00D25209"/>
    <w:rsid w:val="00D25D1D"/>
    <w:rsid w:val="00D31D43"/>
    <w:rsid w:val="00D45369"/>
    <w:rsid w:val="00D47FB4"/>
    <w:rsid w:val="00D5224C"/>
    <w:rsid w:val="00D65EED"/>
    <w:rsid w:val="00D73839"/>
    <w:rsid w:val="00D83E3D"/>
    <w:rsid w:val="00DA5D6E"/>
    <w:rsid w:val="00DB02CA"/>
    <w:rsid w:val="00DD0D79"/>
    <w:rsid w:val="00DD3C5B"/>
    <w:rsid w:val="00DD547B"/>
    <w:rsid w:val="00DE77AB"/>
    <w:rsid w:val="00E032FC"/>
    <w:rsid w:val="00E23764"/>
    <w:rsid w:val="00E25072"/>
    <w:rsid w:val="00E26699"/>
    <w:rsid w:val="00E40A15"/>
    <w:rsid w:val="00E51F19"/>
    <w:rsid w:val="00E60149"/>
    <w:rsid w:val="00E61F3C"/>
    <w:rsid w:val="00E86535"/>
    <w:rsid w:val="00E8675C"/>
    <w:rsid w:val="00E86CC2"/>
    <w:rsid w:val="00E924E9"/>
    <w:rsid w:val="00EA16EA"/>
    <w:rsid w:val="00EA483F"/>
    <w:rsid w:val="00EB6AB2"/>
    <w:rsid w:val="00EB6E03"/>
    <w:rsid w:val="00EC48E4"/>
    <w:rsid w:val="00ED3CBC"/>
    <w:rsid w:val="00EF6D6A"/>
    <w:rsid w:val="00F11C56"/>
    <w:rsid w:val="00F13FA7"/>
    <w:rsid w:val="00F14BC8"/>
    <w:rsid w:val="00F1504E"/>
    <w:rsid w:val="00F16EB8"/>
    <w:rsid w:val="00F17693"/>
    <w:rsid w:val="00F22C89"/>
    <w:rsid w:val="00F30347"/>
    <w:rsid w:val="00F41DAA"/>
    <w:rsid w:val="00F46274"/>
    <w:rsid w:val="00F4638A"/>
    <w:rsid w:val="00F5079A"/>
    <w:rsid w:val="00F55786"/>
    <w:rsid w:val="00F63EF5"/>
    <w:rsid w:val="00F66B99"/>
    <w:rsid w:val="00F77F06"/>
    <w:rsid w:val="00F86B9B"/>
    <w:rsid w:val="00FA7B49"/>
    <w:rsid w:val="00FB1F21"/>
    <w:rsid w:val="00FB3433"/>
    <w:rsid w:val="00FD5409"/>
    <w:rsid w:val="00FD78BF"/>
    <w:rsid w:val="00FE0C13"/>
    <w:rsid w:val="00FE2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C25F0EEA-DA33-4BC9-B8EA-2789B8706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Angsana New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5209"/>
    <w:rPr>
      <w:rFonts w:cs="Times New Roman"/>
      <w:sz w:val="22"/>
      <w:szCs w:val="24"/>
      <w:lang w:bidi="he-IL"/>
    </w:rPr>
  </w:style>
  <w:style w:type="paragraph" w:styleId="Heading2">
    <w:name w:val="heading 2"/>
    <w:basedOn w:val="Normal"/>
    <w:next w:val="Normal"/>
    <w:link w:val="Heading2Char"/>
    <w:uiPriority w:val="9"/>
    <w:qFormat/>
    <w:rsid w:val="005A4F9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5A4F9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2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252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5209"/>
    <w:rPr>
      <w:rFonts w:cs="Times New Roman"/>
      <w:sz w:val="22"/>
      <w:szCs w:val="24"/>
      <w:lang w:bidi="he-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2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209"/>
    <w:rPr>
      <w:rFonts w:ascii="Tahoma" w:hAnsi="Tahoma" w:cs="Tahoma"/>
      <w:sz w:val="16"/>
      <w:szCs w:val="16"/>
      <w:lang w:bidi="he-IL"/>
    </w:rPr>
  </w:style>
  <w:style w:type="paragraph" w:styleId="Footer">
    <w:name w:val="footer"/>
    <w:basedOn w:val="Normal"/>
    <w:link w:val="FooterChar"/>
    <w:uiPriority w:val="99"/>
    <w:unhideWhenUsed/>
    <w:rsid w:val="00A94B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4B8A"/>
    <w:rPr>
      <w:rFonts w:cs="Times New Roman"/>
      <w:sz w:val="22"/>
      <w:szCs w:val="24"/>
      <w:lang w:bidi="he-IL"/>
    </w:rPr>
  </w:style>
  <w:style w:type="table" w:styleId="TableGrid">
    <w:name w:val="Table Grid"/>
    <w:basedOn w:val="TableNormal"/>
    <w:uiPriority w:val="59"/>
    <w:rsid w:val="00F55786"/>
    <w:rPr>
      <w:rFonts w:cs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F86B9B"/>
    <w:pPr>
      <w:spacing w:before="100" w:beforeAutospacing="1" w:after="115"/>
    </w:pPr>
    <w:rPr>
      <w:sz w:val="24"/>
      <w:lang w:bidi="km-KH"/>
    </w:rPr>
  </w:style>
  <w:style w:type="character" w:styleId="PlaceholderText">
    <w:name w:val="Placeholder Text"/>
    <w:basedOn w:val="DefaultParagraphFont"/>
    <w:uiPriority w:val="99"/>
    <w:semiHidden/>
    <w:rsid w:val="00F86B9B"/>
    <w:rPr>
      <w:color w:val="808080"/>
    </w:rPr>
  </w:style>
  <w:style w:type="paragraph" w:customStyle="1" w:styleId="Default">
    <w:name w:val="Default"/>
    <w:rsid w:val="00F86B9B"/>
    <w:pPr>
      <w:autoSpaceDE w:val="0"/>
      <w:autoSpaceDN w:val="0"/>
      <w:adjustRightInd w:val="0"/>
    </w:pPr>
    <w:rPr>
      <w:rFonts w:eastAsiaTheme="minorHAnsi" w:cs="Times New Roman"/>
      <w:color w:val="000000"/>
      <w:sz w:val="24"/>
      <w:szCs w:val="24"/>
      <w:lang w:bidi="km-KH"/>
    </w:rPr>
  </w:style>
  <w:style w:type="character" w:customStyle="1" w:styleId="Heading2Char">
    <w:name w:val="Heading 2 Char"/>
    <w:basedOn w:val="DefaultParagraphFont"/>
    <w:link w:val="Heading2"/>
    <w:uiPriority w:val="9"/>
    <w:rsid w:val="00F86B9B"/>
    <w:rPr>
      <w:rFonts w:ascii="Arial" w:hAnsi="Arial" w:cs="Arial"/>
      <w:b/>
      <w:bCs/>
      <w:i/>
      <w:iCs/>
      <w:sz w:val="28"/>
      <w:szCs w:val="28"/>
      <w:lang w:bidi="he-IL"/>
    </w:rPr>
  </w:style>
  <w:style w:type="character" w:customStyle="1" w:styleId="Heading3Char">
    <w:name w:val="Heading 3 Char"/>
    <w:basedOn w:val="DefaultParagraphFont"/>
    <w:link w:val="Heading3"/>
    <w:uiPriority w:val="9"/>
    <w:rsid w:val="00F86B9B"/>
    <w:rPr>
      <w:rFonts w:ascii="Arial" w:hAnsi="Arial" w:cs="Arial"/>
      <w:b/>
      <w:bCs/>
      <w:sz w:val="26"/>
      <w:szCs w:val="26"/>
      <w:lang w:bidi="he-IL"/>
    </w:rPr>
  </w:style>
  <w:style w:type="character" w:customStyle="1" w:styleId="a">
    <w:name w:val="ចំណុច"/>
    <w:rsid w:val="00F86B9B"/>
    <w:rPr>
      <w:rFonts w:ascii="OpenSymbol" w:eastAsia="OpenSymbol" w:hAnsi="OpenSymbol" w:cs="OpenSymbol"/>
    </w:rPr>
  </w:style>
  <w:style w:type="paragraph" w:customStyle="1" w:styleId="a0">
    <w:name w:val="ក្បាល"/>
    <w:basedOn w:val="Normal"/>
    <w:next w:val="BodyText"/>
    <w:rsid w:val="00F86B9B"/>
    <w:pPr>
      <w:keepNext/>
      <w:widowControl w:val="0"/>
      <w:suppressAutoHyphens/>
      <w:spacing w:before="240" w:after="120"/>
    </w:pPr>
    <w:rPr>
      <w:rFonts w:ascii="Arial" w:eastAsia="Lucida Sans Unicode" w:hAnsi="Arial" w:cs="Khmer OS"/>
      <w:kern w:val="1"/>
      <w:sz w:val="28"/>
      <w:szCs w:val="28"/>
      <w:lang w:eastAsia="km-KH" w:bidi="km-KH"/>
    </w:rPr>
  </w:style>
  <w:style w:type="paragraph" w:styleId="BodyText">
    <w:name w:val="Body Text"/>
    <w:basedOn w:val="Normal"/>
    <w:link w:val="BodyTextChar"/>
    <w:rsid w:val="00F86B9B"/>
    <w:pPr>
      <w:widowControl w:val="0"/>
      <w:suppressAutoHyphens/>
      <w:spacing w:after="120"/>
    </w:pPr>
    <w:rPr>
      <w:rFonts w:eastAsia="Khmer OS System" w:cs="Khmer OS"/>
      <w:kern w:val="1"/>
      <w:sz w:val="24"/>
      <w:lang w:eastAsia="km-KH" w:bidi="km-KH"/>
    </w:rPr>
  </w:style>
  <w:style w:type="character" w:customStyle="1" w:styleId="BodyTextChar">
    <w:name w:val="Body Text Char"/>
    <w:basedOn w:val="DefaultParagraphFont"/>
    <w:link w:val="BodyText"/>
    <w:rsid w:val="00F86B9B"/>
    <w:rPr>
      <w:rFonts w:eastAsia="Khmer OS System" w:cs="Khmer OS"/>
      <w:kern w:val="1"/>
      <w:sz w:val="24"/>
      <w:szCs w:val="24"/>
      <w:lang w:eastAsia="km-KH" w:bidi="km-KH"/>
    </w:rPr>
  </w:style>
  <w:style w:type="paragraph" w:styleId="List">
    <w:name w:val="List"/>
    <w:basedOn w:val="BodyText"/>
    <w:rsid w:val="00F86B9B"/>
  </w:style>
  <w:style w:type="paragraph" w:customStyle="1" w:styleId="a1">
    <w:name w:val="ចំណងជើង"/>
    <w:basedOn w:val="Normal"/>
    <w:rsid w:val="00F86B9B"/>
    <w:pPr>
      <w:widowControl w:val="0"/>
      <w:suppressLineNumbers/>
      <w:suppressAutoHyphens/>
      <w:spacing w:before="120" w:after="120"/>
    </w:pPr>
    <w:rPr>
      <w:rFonts w:eastAsia="Khmer OS System" w:cs="Khmer OS"/>
      <w:i/>
      <w:iCs/>
      <w:kern w:val="1"/>
      <w:sz w:val="24"/>
      <w:lang w:eastAsia="km-KH" w:bidi="km-KH"/>
    </w:rPr>
  </w:style>
  <w:style w:type="paragraph" w:customStyle="1" w:styleId="a2">
    <w:name w:val="លិបិក្រម"/>
    <w:basedOn w:val="Normal"/>
    <w:rsid w:val="00F86B9B"/>
    <w:pPr>
      <w:widowControl w:val="0"/>
      <w:suppressLineNumbers/>
      <w:suppressAutoHyphens/>
    </w:pPr>
    <w:rPr>
      <w:rFonts w:eastAsia="Khmer OS System" w:cs="Khmer OS"/>
      <w:kern w:val="1"/>
      <w:sz w:val="24"/>
      <w:lang w:eastAsia="km-KH" w:bidi="km-KH"/>
    </w:rPr>
  </w:style>
  <w:style w:type="paragraph" w:customStyle="1" w:styleId="a3">
    <w:name w:val="មាតិកា​តារាង​"/>
    <w:basedOn w:val="Normal"/>
    <w:rsid w:val="00F86B9B"/>
    <w:pPr>
      <w:widowControl w:val="0"/>
      <w:suppressLineNumbers/>
      <w:suppressAutoHyphens/>
    </w:pPr>
    <w:rPr>
      <w:rFonts w:eastAsia="Khmer OS System" w:cs="Khmer OS"/>
      <w:kern w:val="1"/>
      <w:sz w:val="24"/>
      <w:lang w:eastAsia="km-KH" w:bidi="km-KH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86B9B"/>
    <w:pPr>
      <w:widowControl w:val="0"/>
      <w:suppressAutoHyphens/>
    </w:pPr>
    <w:rPr>
      <w:rFonts w:eastAsia="Khmer OS System" w:cs="Khmer OS"/>
      <w:b/>
      <w:bCs/>
      <w:kern w:val="1"/>
      <w:sz w:val="20"/>
      <w:szCs w:val="32"/>
      <w:lang w:eastAsia="km-KH" w:bidi="km-KH"/>
    </w:rPr>
  </w:style>
  <w:style w:type="paragraph" w:customStyle="1" w:styleId="MTDisplayEquation">
    <w:name w:val="MTDisplayEquation"/>
    <w:basedOn w:val="Normal"/>
    <w:next w:val="Normal"/>
    <w:link w:val="MTDisplayEquationChar"/>
    <w:rsid w:val="003875A0"/>
    <w:pPr>
      <w:tabs>
        <w:tab w:val="center" w:pos="5280"/>
        <w:tab w:val="right" w:pos="10540"/>
      </w:tabs>
      <w:spacing w:after="200"/>
      <w:jc w:val="both"/>
    </w:pPr>
    <w:rPr>
      <w:rFonts w:ascii="Khmer OS Siemreap" w:eastAsiaTheme="minorHAnsi" w:hAnsi="Khmer OS Siemreap" w:cs="Khmer OS Siemreap"/>
      <w:sz w:val="24"/>
      <w:lang w:val="ca-ES" w:bidi="ar-SA"/>
    </w:rPr>
  </w:style>
  <w:style w:type="character" w:customStyle="1" w:styleId="MTDisplayEquationChar">
    <w:name w:val="MTDisplayEquation Char"/>
    <w:basedOn w:val="DefaultParagraphFont"/>
    <w:link w:val="MTDisplayEquation"/>
    <w:rsid w:val="003875A0"/>
    <w:rPr>
      <w:rFonts w:ascii="Khmer OS Siemreap" w:eastAsiaTheme="minorHAnsi" w:hAnsi="Khmer OS Siemreap" w:cs="Khmer OS Siemreap"/>
      <w:sz w:val="24"/>
      <w:szCs w:val="24"/>
      <w:lang w:val="ca-ES"/>
    </w:rPr>
  </w:style>
  <w:style w:type="character" w:styleId="Hyperlink">
    <w:name w:val="Hyperlink"/>
    <w:basedOn w:val="DefaultParagraphFont"/>
    <w:uiPriority w:val="99"/>
    <w:unhideWhenUsed/>
    <w:rsid w:val="00EA16EA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A10890"/>
    <w:rPr>
      <w:rFonts w:ascii="Calibri" w:eastAsia="Calibri" w:hAnsi="Calibri" w:cs="DaunPenh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5.bin"/><Relationship Id="rId170" Type="http://schemas.openxmlformats.org/officeDocument/2006/relationships/image" Target="media/image80.wmf"/><Relationship Id="rId268" Type="http://schemas.openxmlformats.org/officeDocument/2006/relationships/image" Target="media/image134.wmf"/><Relationship Id="rId475" Type="http://schemas.openxmlformats.org/officeDocument/2006/relationships/oleObject" Target="embeddings/oleObject234.bin"/><Relationship Id="rId682" Type="http://schemas.openxmlformats.org/officeDocument/2006/relationships/image" Target="media/image338.wmf"/><Relationship Id="rId128" Type="http://schemas.openxmlformats.org/officeDocument/2006/relationships/image" Target="media/image60.wmf"/><Relationship Id="rId335" Type="http://schemas.openxmlformats.org/officeDocument/2006/relationships/image" Target="media/image167.wmf"/><Relationship Id="rId542" Type="http://schemas.openxmlformats.org/officeDocument/2006/relationships/image" Target="media/image269.wmf"/><Relationship Id="rId987" Type="http://schemas.openxmlformats.org/officeDocument/2006/relationships/oleObject" Target="embeddings/oleObject486.bin"/><Relationship Id="rId1172" Type="http://schemas.openxmlformats.org/officeDocument/2006/relationships/image" Target="media/image575.wmf"/><Relationship Id="rId402" Type="http://schemas.openxmlformats.org/officeDocument/2006/relationships/oleObject" Target="embeddings/oleObject197.bin"/><Relationship Id="rId847" Type="http://schemas.openxmlformats.org/officeDocument/2006/relationships/image" Target="media/image424.wmf"/><Relationship Id="rId1032" Type="http://schemas.openxmlformats.org/officeDocument/2006/relationships/oleObject" Target="embeddings/oleObject510.bin"/><Relationship Id="rId707" Type="http://schemas.openxmlformats.org/officeDocument/2006/relationships/image" Target="media/image350.wmf"/><Relationship Id="rId914" Type="http://schemas.openxmlformats.org/officeDocument/2006/relationships/image" Target="media/image464.wmf"/><Relationship Id="rId1337" Type="http://schemas.openxmlformats.org/officeDocument/2006/relationships/image" Target="media/image646.wmf"/><Relationship Id="rId43" Type="http://schemas.openxmlformats.org/officeDocument/2006/relationships/image" Target="media/image21.wmf"/><Relationship Id="rId1404" Type="http://schemas.openxmlformats.org/officeDocument/2006/relationships/oleObject" Target="embeddings/oleObject724.bin"/><Relationship Id="rId192" Type="http://schemas.openxmlformats.org/officeDocument/2006/relationships/image" Target="media/image99.wmf"/><Relationship Id="rId497" Type="http://schemas.openxmlformats.org/officeDocument/2006/relationships/oleObject" Target="embeddings/oleObject245.bin"/><Relationship Id="rId357" Type="http://schemas.openxmlformats.org/officeDocument/2006/relationships/image" Target="media/image178.wmf"/><Relationship Id="rId1194" Type="http://schemas.openxmlformats.org/officeDocument/2006/relationships/image" Target="media/image584.wmf"/><Relationship Id="rId217" Type="http://schemas.openxmlformats.org/officeDocument/2006/relationships/image" Target="media/image110.wmf"/><Relationship Id="rId564" Type="http://schemas.openxmlformats.org/officeDocument/2006/relationships/image" Target="media/image280.wmf"/><Relationship Id="rId771" Type="http://schemas.openxmlformats.org/officeDocument/2006/relationships/image" Target="media/image381.wmf"/><Relationship Id="rId869" Type="http://schemas.openxmlformats.org/officeDocument/2006/relationships/oleObject" Target="embeddings/oleObject418.bin"/><Relationship Id="rId424" Type="http://schemas.openxmlformats.org/officeDocument/2006/relationships/oleObject" Target="embeddings/oleObject208.bin"/><Relationship Id="rId631" Type="http://schemas.openxmlformats.org/officeDocument/2006/relationships/image" Target="media/image313.wmf"/><Relationship Id="rId729" Type="http://schemas.openxmlformats.org/officeDocument/2006/relationships/image" Target="media/image361.wmf"/><Relationship Id="rId1054" Type="http://schemas.openxmlformats.org/officeDocument/2006/relationships/oleObject" Target="embeddings/oleObject523.bin"/><Relationship Id="rId1261" Type="http://schemas.openxmlformats.org/officeDocument/2006/relationships/oleObject" Target="embeddings/oleObject643.bin"/><Relationship Id="rId1359" Type="http://schemas.openxmlformats.org/officeDocument/2006/relationships/oleObject" Target="embeddings/oleObject697.bin"/><Relationship Id="rId936" Type="http://schemas.openxmlformats.org/officeDocument/2006/relationships/oleObject" Target="embeddings/oleObject458.bin"/><Relationship Id="rId1121" Type="http://schemas.openxmlformats.org/officeDocument/2006/relationships/image" Target="media/image553.wmf"/><Relationship Id="rId1219" Type="http://schemas.openxmlformats.org/officeDocument/2006/relationships/oleObject" Target="embeddings/oleObject618.bin"/><Relationship Id="rId65" Type="http://schemas.openxmlformats.org/officeDocument/2006/relationships/image" Target="media/image31.wmf"/><Relationship Id="rId281" Type="http://schemas.openxmlformats.org/officeDocument/2006/relationships/image" Target="media/image140.wmf"/><Relationship Id="rId141" Type="http://schemas.openxmlformats.org/officeDocument/2006/relationships/oleObject" Target="embeddings/oleObject69.bin"/><Relationship Id="rId379" Type="http://schemas.openxmlformats.org/officeDocument/2006/relationships/oleObject" Target="embeddings/oleObject185.bin"/><Relationship Id="rId586" Type="http://schemas.openxmlformats.org/officeDocument/2006/relationships/image" Target="media/image291.wmf"/><Relationship Id="rId793" Type="http://schemas.openxmlformats.org/officeDocument/2006/relationships/oleObject" Target="embeddings/oleObject397.bin"/><Relationship Id="rId7" Type="http://schemas.openxmlformats.org/officeDocument/2006/relationships/endnotes" Target="endnotes.xml"/><Relationship Id="rId239" Type="http://schemas.openxmlformats.org/officeDocument/2006/relationships/oleObject" Target="embeddings/oleObject113.bin"/><Relationship Id="rId446" Type="http://schemas.openxmlformats.org/officeDocument/2006/relationships/image" Target="media/image221.wmf"/><Relationship Id="rId653" Type="http://schemas.openxmlformats.org/officeDocument/2006/relationships/oleObject" Target="embeddings/oleObject324.bin"/><Relationship Id="rId1076" Type="http://schemas.openxmlformats.org/officeDocument/2006/relationships/oleObject" Target="embeddings/oleObject536.bin"/><Relationship Id="rId1283" Type="http://schemas.openxmlformats.org/officeDocument/2006/relationships/oleObject" Target="embeddings/oleObject656.bin"/><Relationship Id="rId306" Type="http://schemas.openxmlformats.org/officeDocument/2006/relationships/oleObject" Target="embeddings/oleObject148.bin"/><Relationship Id="rId860" Type="http://schemas.openxmlformats.org/officeDocument/2006/relationships/image" Target="media/image437.wmf"/><Relationship Id="rId958" Type="http://schemas.openxmlformats.org/officeDocument/2006/relationships/oleObject" Target="embeddings/oleObject471.bin"/><Relationship Id="rId1143" Type="http://schemas.openxmlformats.org/officeDocument/2006/relationships/image" Target="media/image563.wmf"/><Relationship Id="rId87" Type="http://schemas.openxmlformats.org/officeDocument/2006/relationships/image" Target="media/image40.wmf"/><Relationship Id="rId513" Type="http://schemas.openxmlformats.org/officeDocument/2006/relationships/oleObject" Target="embeddings/oleObject253.bin"/><Relationship Id="rId720" Type="http://schemas.openxmlformats.org/officeDocument/2006/relationships/oleObject" Target="embeddings/oleObject358.bin"/><Relationship Id="rId818" Type="http://schemas.openxmlformats.org/officeDocument/2006/relationships/oleObject" Target="embeddings/oleObject413.bin"/><Relationship Id="rId1350" Type="http://schemas.openxmlformats.org/officeDocument/2006/relationships/image" Target="media/image652.wmf"/><Relationship Id="rId1003" Type="http://schemas.openxmlformats.org/officeDocument/2006/relationships/oleObject" Target="embeddings/oleObject494.bin"/><Relationship Id="rId1210" Type="http://schemas.openxmlformats.org/officeDocument/2006/relationships/image" Target="media/image591.wmf"/><Relationship Id="rId1308" Type="http://schemas.openxmlformats.org/officeDocument/2006/relationships/image" Target="media/image633.wmf"/><Relationship Id="rId14" Type="http://schemas.openxmlformats.org/officeDocument/2006/relationships/image" Target="media/image6.jpeg"/><Relationship Id="rId163" Type="http://schemas.openxmlformats.org/officeDocument/2006/relationships/image" Target="media/image77.wmf"/><Relationship Id="rId370" Type="http://schemas.openxmlformats.org/officeDocument/2006/relationships/oleObject" Target="embeddings/oleObject180.bin"/><Relationship Id="rId230" Type="http://schemas.openxmlformats.org/officeDocument/2006/relationships/image" Target="media/image116.wmf"/><Relationship Id="rId468" Type="http://schemas.openxmlformats.org/officeDocument/2006/relationships/image" Target="media/image232.wmf"/><Relationship Id="rId675" Type="http://schemas.openxmlformats.org/officeDocument/2006/relationships/oleObject" Target="embeddings/oleObject335.bin"/><Relationship Id="rId882" Type="http://schemas.openxmlformats.org/officeDocument/2006/relationships/oleObject" Target="embeddings/oleObject425.bin"/><Relationship Id="rId1098" Type="http://schemas.openxmlformats.org/officeDocument/2006/relationships/image" Target="media/image543.wmf"/><Relationship Id="rId328" Type="http://schemas.openxmlformats.org/officeDocument/2006/relationships/oleObject" Target="embeddings/oleObject159.bin"/><Relationship Id="rId535" Type="http://schemas.openxmlformats.org/officeDocument/2006/relationships/oleObject" Target="embeddings/oleObject264.bin"/><Relationship Id="rId742" Type="http://schemas.openxmlformats.org/officeDocument/2006/relationships/image" Target="media/image367.wmf"/><Relationship Id="rId1165" Type="http://schemas.openxmlformats.org/officeDocument/2006/relationships/image" Target="media/image572.wmf"/><Relationship Id="rId1372" Type="http://schemas.openxmlformats.org/officeDocument/2006/relationships/oleObject" Target="embeddings/oleObject706.bin"/><Relationship Id="rId602" Type="http://schemas.openxmlformats.org/officeDocument/2006/relationships/oleObject" Target="embeddings/oleObject298.bin"/><Relationship Id="rId1025" Type="http://schemas.openxmlformats.org/officeDocument/2006/relationships/oleObject" Target="embeddings/oleObject506.bin"/><Relationship Id="rId1232" Type="http://schemas.openxmlformats.org/officeDocument/2006/relationships/image" Target="media/image601.wmf"/><Relationship Id="rId907" Type="http://schemas.openxmlformats.org/officeDocument/2006/relationships/oleObject" Target="embeddings/oleObject440.bin"/><Relationship Id="rId36" Type="http://schemas.openxmlformats.org/officeDocument/2006/relationships/oleObject" Target="embeddings/oleObject13.bin"/><Relationship Id="rId185" Type="http://schemas.openxmlformats.org/officeDocument/2006/relationships/image" Target="media/image92.wmf"/><Relationship Id="rId392" Type="http://schemas.openxmlformats.org/officeDocument/2006/relationships/oleObject" Target="embeddings/oleObject192.bin"/><Relationship Id="rId697" Type="http://schemas.openxmlformats.org/officeDocument/2006/relationships/image" Target="media/image345.wmf"/><Relationship Id="rId252" Type="http://schemas.openxmlformats.org/officeDocument/2006/relationships/oleObject" Target="embeddings/oleObject120.bin"/><Relationship Id="rId1187" Type="http://schemas.openxmlformats.org/officeDocument/2006/relationships/oleObject" Target="embeddings/oleObject600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75.bin"/><Relationship Id="rId764" Type="http://schemas.openxmlformats.org/officeDocument/2006/relationships/oleObject" Target="embeddings/oleObject381.bin"/><Relationship Id="rId971" Type="http://schemas.openxmlformats.org/officeDocument/2006/relationships/oleObject" Target="embeddings/oleObject478.bin"/><Relationship Id="rId1394" Type="http://schemas.openxmlformats.org/officeDocument/2006/relationships/image" Target="media/image670.wmf"/><Relationship Id="rId417" Type="http://schemas.openxmlformats.org/officeDocument/2006/relationships/image" Target="media/image207.wmf"/><Relationship Id="rId624" Type="http://schemas.openxmlformats.org/officeDocument/2006/relationships/oleObject" Target="embeddings/oleObject309.bin"/><Relationship Id="rId831" Type="http://schemas.openxmlformats.org/officeDocument/2006/relationships/image" Target="media/image408.wmf"/><Relationship Id="rId1047" Type="http://schemas.openxmlformats.org/officeDocument/2006/relationships/oleObject" Target="embeddings/oleObject519.bin"/><Relationship Id="rId1254" Type="http://schemas.openxmlformats.org/officeDocument/2006/relationships/oleObject" Target="embeddings/oleObject638.bin"/><Relationship Id="rId929" Type="http://schemas.openxmlformats.org/officeDocument/2006/relationships/oleObject" Target="embeddings/oleObject454.bin"/><Relationship Id="rId1114" Type="http://schemas.openxmlformats.org/officeDocument/2006/relationships/oleObject" Target="embeddings/oleObject558.bin"/><Relationship Id="rId1321" Type="http://schemas.openxmlformats.org/officeDocument/2006/relationships/image" Target="media/image638.wmf"/><Relationship Id="rId58" Type="http://schemas.openxmlformats.org/officeDocument/2006/relationships/oleObject" Target="embeddings/oleObject25.bin"/><Relationship Id="rId1419" Type="http://schemas.openxmlformats.org/officeDocument/2006/relationships/image" Target="media/image680.wmf"/><Relationship Id="rId274" Type="http://schemas.openxmlformats.org/officeDocument/2006/relationships/image" Target="media/image137.wmf"/><Relationship Id="rId481" Type="http://schemas.openxmlformats.org/officeDocument/2006/relationships/oleObject" Target="embeddings/oleObject237.bin"/><Relationship Id="rId134" Type="http://schemas.openxmlformats.org/officeDocument/2006/relationships/image" Target="media/image63.wmf"/><Relationship Id="rId579" Type="http://schemas.openxmlformats.org/officeDocument/2006/relationships/oleObject" Target="embeddings/oleObject286.bin"/><Relationship Id="rId786" Type="http://schemas.openxmlformats.org/officeDocument/2006/relationships/oleObject" Target="embeddings/oleObject392.bin"/><Relationship Id="rId993" Type="http://schemas.openxmlformats.org/officeDocument/2006/relationships/oleObject" Target="embeddings/oleObject489.bin"/><Relationship Id="rId341" Type="http://schemas.openxmlformats.org/officeDocument/2006/relationships/image" Target="media/image170.wmf"/><Relationship Id="rId439" Type="http://schemas.openxmlformats.org/officeDocument/2006/relationships/image" Target="media/image218.wmf"/><Relationship Id="rId646" Type="http://schemas.openxmlformats.org/officeDocument/2006/relationships/image" Target="media/image320.wmf"/><Relationship Id="rId1069" Type="http://schemas.openxmlformats.org/officeDocument/2006/relationships/oleObject" Target="embeddings/oleObject532.bin"/><Relationship Id="rId1276" Type="http://schemas.openxmlformats.org/officeDocument/2006/relationships/image" Target="media/image618.wmf"/><Relationship Id="rId201" Type="http://schemas.openxmlformats.org/officeDocument/2006/relationships/image" Target="media/image103.wmf"/><Relationship Id="rId506" Type="http://schemas.openxmlformats.org/officeDocument/2006/relationships/image" Target="media/image251.wmf"/><Relationship Id="rId853" Type="http://schemas.openxmlformats.org/officeDocument/2006/relationships/image" Target="media/image430.wmf"/><Relationship Id="rId1136" Type="http://schemas.openxmlformats.org/officeDocument/2006/relationships/oleObject" Target="embeddings/oleObject570.bin"/><Relationship Id="rId713" Type="http://schemas.openxmlformats.org/officeDocument/2006/relationships/image" Target="media/image353.wmf"/><Relationship Id="rId920" Type="http://schemas.openxmlformats.org/officeDocument/2006/relationships/oleObject" Target="embeddings/oleObject449.bin"/><Relationship Id="rId1343" Type="http://schemas.openxmlformats.org/officeDocument/2006/relationships/image" Target="media/image649.wmf"/><Relationship Id="rId1203" Type="http://schemas.openxmlformats.org/officeDocument/2006/relationships/oleObject" Target="embeddings/oleObject610.bin"/><Relationship Id="rId1410" Type="http://schemas.openxmlformats.org/officeDocument/2006/relationships/oleObject" Target="embeddings/oleObject728.bin"/><Relationship Id="rId296" Type="http://schemas.openxmlformats.org/officeDocument/2006/relationships/oleObject" Target="embeddings/oleObject143.bin"/><Relationship Id="rId156" Type="http://schemas.openxmlformats.org/officeDocument/2006/relationships/oleObject" Target="embeddings/oleObject77.bin"/><Relationship Id="rId363" Type="http://schemas.openxmlformats.org/officeDocument/2006/relationships/image" Target="media/image181.wmf"/><Relationship Id="rId570" Type="http://schemas.openxmlformats.org/officeDocument/2006/relationships/image" Target="media/image283.wmf"/><Relationship Id="rId223" Type="http://schemas.openxmlformats.org/officeDocument/2006/relationships/oleObject" Target="embeddings/oleObject105.bin"/><Relationship Id="rId430" Type="http://schemas.openxmlformats.org/officeDocument/2006/relationships/oleObject" Target="embeddings/oleObject211.bin"/><Relationship Id="rId668" Type="http://schemas.openxmlformats.org/officeDocument/2006/relationships/image" Target="media/image331.wmf"/><Relationship Id="rId875" Type="http://schemas.openxmlformats.org/officeDocument/2006/relationships/oleObject" Target="embeddings/oleObject421.bin"/><Relationship Id="rId1060" Type="http://schemas.openxmlformats.org/officeDocument/2006/relationships/oleObject" Target="embeddings/oleObject527.bin"/><Relationship Id="rId1298" Type="http://schemas.openxmlformats.org/officeDocument/2006/relationships/image" Target="media/image628.wmf"/><Relationship Id="rId528" Type="http://schemas.openxmlformats.org/officeDocument/2006/relationships/image" Target="media/image262.wmf"/><Relationship Id="rId735" Type="http://schemas.openxmlformats.org/officeDocument/2006/relationships/image" Target="media/image364.wmf"/><Relationship Id="rId942" Type="http://schemas.openxmlformats.org/officeDocument/2006/relationships/image" Target="media/image475.wmf"/><Relationship Id="rId1158" Type="http://schemas.openxmlformats.org/officeDocument/2006/relationships/oleObject" Target="embeddings/oleObject583.bin"/><Relationship Id="rId1365" Type="http://schemas.openxmlformats.org/officeDocument/2006/relationships/oleObject" Target="embeddings/oleObject701.bin"/><Relationship Id="rId1018" Type="http://schemas.openxmlformats.org/officeDocument/2006/relationships/oleObject" Target="embeddings/oleObject502.bin"/><Relationship Id="rId1225" Type="http://schemas.openxmlformats.org/officeDocument/2006/relationships/image" Target="media/image598.wmf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04.bin"/><Relationship Id="rId29" Type="http://schemas.openxmlformats.org/officeDocument/2006/relationships/image" Target="media/image14.wmf"/><Relationship Id="rId178" Type="http://schemas.openxmlformats.org/officeDocument/2006/relationships/image" Target="media/image85.wmf"/><Relationship Id="rId385" Type="http://schemas.openxmlformats.org/officeDocument/2006/relationships/image" Target="media/image191.wmf"/><Relationship Id="rId592" Type="http://schemas.openxmlformats.org/officeDocument/2006/relationships/oleObject" Target="embeddings/oleObject293.bin"/><Relationship Id="rId245" Type="http://schemas.openxmlformats.org/officeDocument/2006/relationships/image" Target="media/image123.wmf"/><Relationship Id="rId452" Type="http://schemas.openxmlformats.org/officeDocument/2006/relationships/image" Target="media/image224.wmf"/><Relationship Id="rId897" Type="http://schemas.openxmlformats.org/officeDocument/2006/relationships/oleObject" Target="embeddings/oleObject435.bin"/><Relationship Id="rId1082" Type="http://schemas.openxmlformats.org/officeDocument/2006/relationships/oleObject" Target="embeddings/oleObject541.bin"/><Relationship Id="rId105" Type="http://schemas.openxmlformats.org/officeDocument/2006/relationships/image" Target="media/image49.wmf"/><Relationship Id="rId312" Type="http://schemas.openxmlformats.org/officeDocument/2006/relationships/oleObject" Target="embeddings/oleObject151.bin"/><Relationship Id="rId757" Type="http://schemas.openxmlformats.org/officeDocument/2006/relationships/image" Target="media/image374.wmf"/><Relationship Id="rId964" Type="http://schemas.openxmlformats.org/officeDocument/2006/relationships/image" Target="media/image484.wmf"/><Relationship Id="rId1387" Type="http://schemas.openxmlformats.org/officeDocument/2006/relationships/image" Target="media/image668.wmf"/><Relationship Id="rId93" Type="http://schemas.openxmlformats.org/officeDocument/2006/relationships/image" Target="media/image43.wmf"/><Relationship Id="rId617" Type="http://schemas.openxmlformats.org/officeDocument/2006/relationships/image" Target="media/image306.wmf"/><Relationship Id="rId824" Type="http://schemas.openxmlformats.org/officeDocument/2006/relationships/oleObject" Target="embeddings/oleObject416.bin"/><Relationship Id="rId1247" Type="http://schemas.openxmlformats.org/officeDocument/2006/relationships/image" Target="media/image607.wmf"/><Relationship Id="rId1107" Type="http://schemas.openxmlformats.org/officeDocument/2006/relationships/oleObject" Target="embeddings/oleObject554.bin"/><Relationship Id="rId1314" Type="http://schemas.openxmlformats.org/officeDocument/2006/relationships/oleObject" Target="embeddings/oleObject673.bin"/><Relationship Id="rId20" Type="http://schemas.openxmlformats.org/officeDocument/2006/relationships/image" Target="media/image10.wmf"/><Relationship Id="rId267" Type="http://schemas.openxmlformats.org/officeDocument/2006/relationships/oleObject" Target="embeddings/oleObject128.bin"/><Relationship Id="rId474" Type="http://schemas.openxmlformats.org/officeDocument/2006/relationships/image" Target="media/image235.wmf"/><Relationship Id="rId127" Type="http://schemas.openxmlformats.org/officeDocument/2006/relationships/oleObject" Target="embeddings/oleObject62.bin"/><Relationship Id="rId681" Type="http://schemas.openxmlformats.org/officeDocument/2006/relationships/oleObject" Target="embeddings/oleObject338.bin"/><Relationship Id="rId779" Type="http://schemas.openxmlformats.org/officeDocument/2006/relationships/image" Target="media/image385.wmf"/><Relationship Id="rId986" Type="http://schemas.openxmlformats.org/officeDocument/2006/relationships/image" Target="media/image495.wmf"/><Relationship Id="rId334" Type="http://schemas.openxmlformats.org/officeDocument/2006/relationships/oleObject" Target="embeddings/oleObject162.bin"/><Relationship Id="rId541" Type="http://schemas.openxmlformats.org/officeDocument/2006/relationships/oleObject" Target="embeddings/oleObject267.bin"/><Relationship Id="rId639" Type="http://schemas.openxmlformats.org/officeDocument/2006/relationships/image" Target="media/image317.wmf"/><Relationship Id="rId1171" Type="http://schemas.openxmlformats.org/officeDocument/2006/relationships/oleObject" Target="embeddings/oleObject591.bin"/><Relationship Id="rId1269" Type="http://schemas.openxmlformats.org/officeDocument/2006/relationships/image" Target="media/image616.wmf"/><Relationship Id="rId401" Type="http://schemas.openxmlformats.org/officeDocument/2006/relationships/image" Target="media/image199.wmf"/><Relationship Id="rId846" Type="http://schemas.openxmlformats.org/officeDocument/2006/relationships/image" Target="media/image423.wmf"/><Relationship Id="rId1031" Type="http://schemas.openxmlformats.org/officeDocument/2006/relationships/image" Target="media/image516.wmf"/><Relationship Id="rId1129" Type="http://schemas.openxmlformats.org/officeDocument/2006/relationships/image" Target="media/image557.wmf"/><Relationship Id="rId706" Type="http://schemas.openxmlformats.org/officeDocument/2006/relationships/oleObject" Target="embeddings/oleObject351.bin"/><Relationship Id="rId913" Type="http://schemas.openxmlformats.org/officeDocument/2006/relationships/oleObject" Target="embeddings/oleObject444.bin"/><Relationship Id="rId1336" Type="http://schemas.openxmlformats.org/officeDocument/2006/relationships/oleObject" Target="embeddings/oleObject685.bin"/><Relationship Id="rId42" Type="http://schemas.openxmlformats.org/officeDocument/2006/relationships/oleObject" Target="embeddings/oleObject16.bin"/><Relationship Id="rId1403" Type="http://schemas.openxmlformats.org/officeDocument/2006/relationships/image" Target="media/image674.wmf"/><Relationship Id="rId191" Type="http://schemas.openxmlformats.org/officeDocument/2006/relationships/image" Target="media/image98.wmf"/><Relationship Id="rId289" Type="http://schemas.openxmlformats.org/officeDocument/2006/relationships/image" Target="media/image144.wmf"/><Relationship Id="rId496" Type="http://schemas.openxmlformats.org/officeDocument/2006/relationships/image" Target="media/image246.wmf"/><Relationship Id="rId149" Type="http://schemas.openxmlformats.org/officeDocument/2006/relationships/oleObject" Target="embeddings/oleObject73.bin"/><Relationship Id="rId356" Type="http://schemas.openxmlformats.org/officeDocument/2006/relationships/oleObject" Target="embeddings/oleObject173.bin"/><Relationship Id="rId563" Type="http://schemas.openxmlformats.org/officeDocument/2006/relationships/oleObject" Target="embeddings/oleObject278.bin"/><Relationship Id="rId770" Type="http://schemas.openxmlformats.org/officeDocument/2006/relationships/oleObject" Target="embeddings/oleObject384.bin"/><Relationship Id="rId1193" Type="http://schemas.openxmlformats.org/officeDocument/2006/relationships/oleObject" Target="embeddings/oleObject604.bin"/><Relationship Id="rId216" Type="http://schemas.openxmlformats.org/officeDocument/2006/relationships/oleObject" Target="embeddings/oleObject101.bin"/><Relationship Id="rId423" Type="http://schemas.openxmlformats.org/officeDocument/2006/relationships/image" Target="media/image210.wmf"/><Relationship Id="rId868" Type="http://schemas.openxmlformats.org/officeDocument/2006/relationships/image" Target="media/image445.wmf"/><Relationship Id="rId1053" Type="http://schemas.openxmlformats.org/officeDocument/2006/relationships/oleObject" Target="embeddings/oleObject522.bin"/><Relationship Id="rId1260" Type="http://schemas.openxmlformats.org/officeDocument/2006/relationships/oleObject" Target="embeddings/oleObject642.bin"/><Relationship Id="rId630" Type="http://schemas.openxmlformats.org/officeDocument/2006/relationships/oleObject" Target="embeddings/oleObject312.bin"/><Relationship Id="rId728" Type="http://schemas.openxmlformats.org/officeDocument/2006/relationships/oleObject" Target="embeddings/oleObject362.bin"/><Relationship Id="rId935" Type="http://schemas.openxmlformats.org/officeDocument/2006/relationships/image" Target="media/image472.wmf"/><Relationship Id="rId1358" Type="http://schemas.openxmlformats.org/officeDocument/2006/relationships/image" Target="media/image656.wmf"/><Relationship Id="rId64" Type="http://schemas.openxmlformats.org/officeDocument/2006/relationships/oleObject" Target="embeddings/oleObject28.bin"/><Relationship Id="rId1120" Type="http://schemas.openxmlformats.org/officeDocument/2006/relationships/oleObject" Target="embeddings/oleObject562.bin"/><Relationship Id="rId1218" Type="http://schemas.openxmlformats.org/officeDocument/2006/relationships/image" Target="media/image595.wmf"/><Relationship Id="rId280" Type="http://schemas.openxmlformats.org/officeDocument/2006/relationships/oleObject" Target="embeddings/oleObject135.bin"/><Relationship Id="rId140" Type="http://schemas.openxmlformats.org/officeDocument/2006/relationships/image" Target="media/image66.wmf"/><Relationship Id="rId378" Type="http://schemas.openxmlformats.org/officeDocument/2006/relationships/oleObject" Target="embeddings/oleObject184.bin"/><Relationship Id="rId585" Type="http://schemas.openxmlformats.org/officeDocument/2006/relationships/oleObject" Target="embeddings/oleObject289.bin"/><Relationship Id="rId792" Type="http://schemas.openxmlformats.org/officeDocument/2006/relationships/oleObject" Target="embeddings/oleObject396.bin"/><Relationship Id="rId6" Type="http://schemas.openxmlformats.org/officeDocument/2006/relationships/footnotes" Target="footnotes.xml"/><Relationship Id="rId238" Type="http://schemas.openxmlformats.org/officeDocument/2006/relationships/image" Target="media/image120.wmf"/><Relationship Id="rId445" Type="http://schemas.openxmlformats.org/officeDocument/2006/relationships/oleObject" Target="embeddings/oleObject219.bin"/><Relationship Id="rId652" Type="http://schemas.openxmlformats.org/officeDocument/2006/relationships/image" Target="media/image323.wmf"/><Relationship Id="rId1075" Type="http://schemas.openxmlformats.org/officeDocument/2006/relationships/image" Target="media/image534.wmf"/><Relationship Id="rId1282" Type="http://schemas.openxmlformats.org/officeDocument/2006/relationships/image" Target="media/image621.wmf"/><Relationship Id="rId305" Type="http://schemas.openxmlformats.org/officeDocument/2006/relationships/image" Target="media/image152.wmf"/><Relationship Id="rId512" Type="http://schemas.openxmlformats.org/officeDocument/2006/relationships/image" Target="media/image254.wmf"/><Relationship Id="rId957" Type="http://schemas.openxmlformats.org/officeDocument/2006/relationships/oleObject" Target="embeddings/oleObject470.bin"/><Relationship Id="rId1142" Type="http://schemas.openxmlformats.org/officeDocument/2006/relationships/oleObject" Target="embeddings/oleObject574.bin"/><Relationship Id="rId86" Type="http://schemas.openxmlformats.org/officeDocument/2006/relationships/oleObject" Target="embeddings/oleObject41.bin"/><Relationship Id="rId817" Type="http://schemas.openxmlformats.org/officeDocument/2006/relationships/image" Target="media/image399.wmf"/><Relationship Id="rId1002" Type="http://schemas.openxmlformats.org/officeDocument/2006/relationships/image" Target="media/image503.wmf"/><Relationship Id="rId1307" Type="http://schemas.openxmlformats.org/officeDocument/2006/relationships/oleObject" Target="embeddings/oleObject669.bin"/><Relationship Id="rId13" Type="http://schemas.openxmlformats.org/officeDocument/2006/relationships/image" Target="media/image5.jpeg"/><Relationship Id="rId162" Type="http://schemas.openxmlformats.org/officeDocument/2006/relationships/oleObject" Target="embeddings/oleObject80.bin"/><Relationship Id="rId467" Type="http://schemas.openxmlformats.org/officeDocument/2006/relationships/oleObject" Target="embeddings/oleObject230.bin"/><Relationship Id="rId1097" Type="http://schemas.openxmlformats.org/officeDocument/2006/relationships/oleObject" Target="embeddings/oleObject549.bin"/><Relationship Id="rId674" Type="http://schemas.openxmlformats.org/officeDocument/2006/relationships/image" Target="media/image334.wmf"/><Relationship Id="rId881" Type="http://schemas.openxmlformats.org/officeDocument/2006/relationships/image" Target="media/image451.wmf"/><Relationship Id="rId979" Type="http://schemas.openxmlformats.org/officeDocument/2006/relationships/oleObject" Target="embeddings/oleObject482.bin"/><Relationship Id="rId327" Type="http://schemas.openxmlformats.org/officeDocument/2006/relationships/image" Target="media/image163.wmf"/><Relationship Id="rId534" Type="http://schemas.openxmlformats.org/officeDocument/2006/relationships/image" Target="media/image265.wmf"/><Relationship Id="rId741" Type="http://schemas.openxmlformats.org/officeDocument/2006/relationships/oleObject" Target="embeddings/oleObject369.bin"/><Relationship Id="rId839" Type="http://schemas.openxmlformats.org/officeDocument/2006/relationships/image" Target="media/image416.wmf"/><Relationship Id="rId1164" Type="http://schemas.openxmlformats.org/officeDocument/2006/relationships/oleObject" Target="embeddings/oleObject587.bin"/><Relationship Id="rId1371" Type="http://schemas.openxmlformats.org/officeDocument/2006/relationships/image" Target="media/image660.wmf"/><Relationship Id="rId601" Type="http://schemas.openxmlformats.org/officeDocument/2006/relationships/image" Target="media/image298.wmf"/><Relationship Id="rId1024" Type="http://schemas.openxmlformats.org/officeDocument/2006/relationships/image" Target="media/image513.wmf"/><Relationship Id="rId1231" Type="http://schemas.openxmlformats.org/officeDocument/2006/relationships/oleObject" Target="embeddings/oleObject625.bin"/><Relationship Id="rId906" Type="http://schemas.openxmlformats.org/officeDocument/2006/relationships/image" Target="media/image461.wmf"/><Relationship Id="rId1329" Type="http://schemas.openxmlformats.org/officeDocument/2006/relationships/image" Target="media/image642.wmf"/><Relationship Id="rId35" Type="http://schemas.openxmlformats.org/officeDocument/2006/relationships/image" Target="media/image17.wmf"/><Relationship Id="rId184" Type="http://schemas.openxmlformats.org/officeDocument/2006/relationships/image" Target="media/image91.wmf"/><Relationship Id="rId391" Type="http://schemas.openxmlformats.org/officeDocument/2006/relationships/image" Target="media/image194.wmf"/><Relationship Id="rId251" Type="http://schemas.openxmlformats.org/officeDocument/2006/relationships/image" Target="media/image126.wmf"/><Relationship Id="rId489" Type="http://schemas.openxmlformats.org/officeDocument/2006/relationships/oleObject" Target="embeddings/oleObject241.bin"/><Relationship Id="rId696" Type="http://schemas.openxmlformats.org/officeDocument/2006/relationships/oleObject" Target="embeddings/oleObject346.bin"/><Relationship Id="rId349" Type="http://schemas.openxmlformats.org/officeDocument/2006/relationships/image" Target="media/image174.wmf"/><Relationship Id="rId556" Type="http://schemas.openxmlformats.org/officeDocument/2006/relationships/image" Target="media/image276.wmf"/><Relationship Id="rId763" Type="http://schemas.openxmlformats.org/officeDocument/2006/relationships/image" Target="media/image377.wmf"/><Relationship Id="rId1186" Type="http://schemas.openxmlformats.org/officeDocument/2006/relationships/image" Target="media/image581.wmf"/><Relationship Id="rId1393" Type="http://schemas.openxmlformats.org/officeDocument/2006/relationships/oleObject" Target="embeddings/oleObject718.bin"/><Relationship Id="rId111" Type="http://schemas.openxmlformats.org/officeDocument/2006/relationships/image" Target="media/image52.wmf"/><Relationship Id="rId209" Type="http://schemas.openxmlformats.org/officeDocument/2006/relationships/oleObject" Target="embeddings/oleObject97.bin"/><Relationship Id="rId416" Type="http://schemas.openxmlformats.org/officeDocument/2006/relationships/oleObject" Target="embeddings/oleObject204.bin"/><Relationship Id="rId970" Type="http://schemas.openxmlformats.org/officeDocument/2006/relationships/image" Target="media/image487.wmf"/><Relationship Id="rId1046" Type="http://schemas.openxmlformats.org/officeDocument/2006/relationships/image" Target="media/image522.wmf"/><Relationship Id="rId1253" Type="http://schemas.openxmlformats.org/officeDocument/2006/relationships/image" Target="media/image610.wmf"/><Relationship Id="rId623" Type="http://schemas.openxmlformats.org/officeDocument/2006/relationships/image" Target="media/image309.wmf"/><Relationship Id="rId830" Type="http://schemas.openxmlformats.org/officeDocument/2006/relationships/image" Target="media/image407.wmf"/><Relationship Id="rId928" Type="http://schemas.openxmlformats.org/officeDocument/2006/relationships/image" Target="media/image469.wmf"/><Relationship Id="rId57" Type="http://schemas.openxmlformats.org/officeDocument/2006/relationships/oleObject" Target="embeddings/oleObject24.bin"/><Relationship Id="rId1113" Type="http://schemas.openxmlformats.org/officeDocument/2006/relationships/image" Target="media/image550.wmf"/><Relationship Id="rId1320" Type="http://schemas.openxmlformats.org/officeDocument/2006/relationships/oleObject" Target="embeddings/oleObject677.bin"/><Relationship Id="rId1418" Type="http://schemas.openxmlformats.org/officeDocument/2006/relationships/oleObject" Target="embeddings/oleObject733.bin"/><Relationship Id="rId273" Type="http://schemas.openxmlformats.org/officeDocument/2006/relationships/oleObject" Target="embeddings/oleObject131.bin"/><Relationship Id="rId480" Type="http://schemas.openxmlformats.org/officeDocument/2006/relationships/image" Target="media/image238.wmf"/><Relationship Id="rId133" Type="http://schemas.openxmlformats.org/officeDocument/2006/relationships/oleObject" Target="embeddings/oleObject65.bin"/><Relationship Id="rId340" Type="http://schemas.openxmlformats.org/officeDocument/2006/relationships/oleObject" Target="embeddings/oleObject165.bin"/><Relationship Id="rId578" Type="http://schemas.openxmlformats.org/officeDocument/2006/relationships/image" Target="media/image287.wmf"/><Relationship Id="rId785" Type="http://schemas.openxmlformats.org/officeDocument/2006/relationships/image" Target="media/image388.wmf"/><Relationship Id="rId992" Type="http://schemas.openxmlformats.org/officeDocument/2006/relationships/image" Target="media/image498.wmf"/><Relationship Id="rId200" Type="http://schemas.openxmlformats.org/officeDocument/2006/relationships/oleObject" Target="embeddings/oleObject92.bin"/><Relationship Id="rId438" Type="http://schemas.openxmlformats.org/officeDocument/2006/relationships/oleObject" Target="embeddings/oleObject215.bin"/><Relationship Id="rId645" Type="http://schemas.openxmlformats.org/officeDocument/2006/relationships/oleObject" Target="embeddings/oleObject320.bin"/><Relationship Id="rId852" Type="http://schemas.openxmlformats.org/officeDocument/2006/relationships/image" Target="media/image429.wmf"/><Relationship Id="rId1068" Type="http://schemas.openxmlformats.org/officeDocument/2006/relationships/oleObject" Target="embeddings/oleObject531.bin"/><Relationship Id="rId1275" Type="http://schemas.openxmlformats.org/officeDocument/2006/relationships/oleObject" Target="embeddings/oleObject652.bin"/><Relationship Id="rId505" Type="http://schemas.openxmlformats.org/officeDocument/2006/relationships/oleObject" Target="embeddings/oleObject249.bin"/><Relationship Id="rId712" Type="http://schemas.openxmlformats.org/officeDocument/2006/relationships/oleObject" Target="embeddings/oleObject354.bin"/><Relationship Id="rId1135" Type="http://schemas.openxmlformats.org/officeDocument/2006/relationships/image" Target="media/image560.wmf"/><Relationship Id="rId1342" Type="http://schemas.openxmlformats.org/officeDocument/2006/relationships/oleObject" Target="embeddings/oleObject688.bin"/><Relationship Id="rId79" Type="http://schemas.openxmlformats.org/officeDocument/2006/relationships/image" Target="media/image36.wmf"/><Relationship Id="rId144" Type="http://schemas.openxmlformats.org/officeDocument/2006/relationships/image" Target="media/image68.wmf"/><Relationship Id="rId589" Type="http://schemas.openxmlformats.org/officeDocument/2006/relationships/oleObject" Target="embeddings/oleObject291.bin"/><Relationship Id="rId796" Type="http://schemas.openxmlformats.org/officeDocument/2006/relationships/oleObject" Target="embeddings/oleObject399.bin"/><Relationship Id="rId1202" Type="http://schemas.openxmlformats.org/officeDocument/2006/relationships/oleObject" Target="embeddings/oleObject609.bin"/><Relationship Id="rId351" Type="http://schemas.openxmlformats.org/officeDocument/2006/relationships/image" Target="media/image175.wmf"/><Relationship Id="rId449" Type="http://schemas.openxmlformats.org/officeDocument/2006/relationships/oleObject" Target="embeddings/oleObject221.bin"/><Relationship Id="rId656" Type="http://schemas.openxmlformats.org/officeDocument/2006/relationships/image" Target="media/image325.wmf"/><Relationship Id="rId863" Type="http://schemas.openxmlformats.org/officeDocument/2006/relationships/image" Target="media/image440.wmf"/><Relationship Id="rId1079" Type="http://schemas.openxmlformats.org/officeDocument/2006/relationships/oleObject" Target="embeddings/oleObject538.bin"/><Relationship Id="rId1286" Type="http://schemas.openxmlformats.org/officeDocument/2006/relationships/image" Target="media/image623.wmf"/><Relationship Id="rId211" Type="http://schemas.openxmlformats.org/officeDocument/2006/relationships/oleObject" Target="embeddings/oleObject98.bin"/><Relationship Id="rId295" Type="http://schemas.openxmlformats.org/officeDocument/2006/relationships/image" Target="media/image147.wmf"/><Relationship Id="rId309" Type="http://schemas.openxmlformats.org/officeDocument/2006/relationships/image" Target="media/image154.wmf"/><Relationship Id="rId516" Type="http://schemas.openxmlformats.org/officeDocument/2006/relationships/image" Target="media/image256.wmf"/><Relationship Id="rId1146" Type="http://schemas.openxmlformats.org/officeDocument/2006/relationships/image" Target="media/image564.wmf"/><Relationship Id="rId723" Type="http://schemas.openxmlformats.org/officeDocument/2006/relationships/image" Target="media/image358.wmf"/><Relationship Id="rId930" Type="http://schemas.openxmlformats.org/officeDocument/2006/relationships/oleObject" Target="embeddings/oleObject455.bin"/><Relationship Id="rId1006" Type="http://schemas.openxmlformats.org/officeDocument/2006/relationships/oleObject" Target="embeddings/oleObject496.bin"/><Relationship Id="rId1353" Type="http://schemas.openxmlformats.org/officeDocument/2006/relationships/oleObject" Target="embeddings/oleObject694.bin"/><Relationship Id="rId155" Type="http://schemas.openxmlformats.org/officeDocument/2006/relationships/image" Target="media/image73.wmf"/><Relationship Id="rId362" Type="http://schemas.openxmlformats.org/officeDocument/2006/relationships/oleObject" Target="embeddings/oleObject176.bin"/><Relationship Id="rId1213" Type="http://schemas.openxmlformats.org/officeDocument/2006/relationships/oleObject" Target="embeddings/oleObject615.bin"/><Relationship Id="rId1297" Type="http://schemas.openxmlformats.org/officeDocument/2006/relationships/oleObject" Target="embeddings/oleObject664.bin"/><Relationship Id="rId1420" Type="http://schemas.openxmlformats.org/officeDocument/2006/relationships/oleObject" Target="embeddings/oleObject734.bin"/><Relationship Id="rId222" Type="http://schemas.openxmlformats.org/officeDocument/2006/relationships/image" Target="media/image112.wmf"/><Relationship Id="rId667" Type="http://schemas.openxmlformats.org/officeDocument/2006/relationships/oleObject" Target="embeddings/oleObject331.bin"/><Relationship Id="rId874" Type="http://schemas.openxmlformats.org/officeDocument/2006/relationships/image" Target="media/image448.wmf"/><Relationship Id="rId17" Type="http://schemas.openxmlformats.org/officeDocument/2006/relationships/oleObject" Target="embeddings/oleObject3.bin"/><Relationship Id="rId527" Type="http://schemas.openxmlformats.org/officeDocument/2006/relationships/oleObject" Target="embeddings/oleObject260.bin"/><Relationship Id="rId734" Type="http://schemas.openxmlformats.org/officeDocument/2006/relationships/oleObject" Target="embeddings/oleObject365.bin"/><Relationship Id="rId941" Type="http://schemas.openxmlformats.org/officeDocument/2006/relationships/oleObject" Target="embeddings/oleObject461.bin"/><Relationship Id="rId1157" Type="http://schemas.openxmlformats.org/officeDocument/2006/relationships/image" Target="media/image569.wmf"/><Relationship Id="rId1364" Type="http://schemas.openxmlformats.org/officeDocument/2006/relationships/oleObject" Target="embeddings/oleObject700.bin"/><Relationship Id="rId70" Type="http://schemas.openxmlformats.org/officeDocument/2006/relationships/image" Target="media/image33.wmf"/><Relationship Id="rId166" Type="http://schemas.openxmlformats.org/officeDocument/2006/relationships/oleObject" Target="embeddings/oleObject82.bin"/><Relationship Id="rId373" Type="http://schemas.openxmlformats.org/officeDocument/2006/relationships/image" Target="media/image186.wmf"/><Relationship Id="rId580" Type="http://schemas.openxmlformats.org/officeDocument/2006/relationships/image" Target="media/image288.wmf"/><Relationship Id="rId801" Type="http://schemas.openxmlformats.org/officeDocument/2006/relationships/oleObject" Target="embeddings/oleObject403.bin"/><Relationship Id="rId1017" Type="http://schemas.openxmlformats.org/officeDocument/2006/relationships/image" Target="media/image510.wmf"/><Relationship Id="rId1224" Type="http://schemas.openxmlformats.org/officeDocument/2006/relationships/oleObject" Target="embeddings/oleObject621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0.bin"/><Relationship Id="rId440" Type="http://schemas.openxmlformats.org/officeDocument/2006/relationships/oleObject" Target="embeddings/oleObject216.bin"/><Relationship Id="rId678" Type="http://schemas.openxmlformats.org/officeDocument/2006/relationships/image" Target="media/image336.wmf"/><Relationship Id="rId885" Type="http://schemas.openxmlformats.org/officeDocument/2006/relationships/oleObject" Target="embeddings/oleObject427.bin"/><Relationship Id="rId1070" Type="http://schemas.openxmlformats.org/officeDocument/2006/relationships/oleObject" Target="embeddings/oleObject533.bin"/><Relationship Id="rId28" Type="http://schemas.openxmlformats.org/officeDocument/2006/relationships/oleObject" Target="embeddings/oleObject9.bin"/><Relationship Id="rId300" Type="http://schemas.openxmlformats.org/officeDocument/2006/relationships/oleObject" Target="embeddings/oleObject145.bin"/><Relationship Id="rId538" Type="http://schemas.openxmlformats.org/officeDocument/2006/relationships/image" Target="media/image267.wmf"/><Relationship Id="rId745" Type="http://schemas.openxmlformats.org/officeDocument/2006/relationships/image" Target="media/image368.wmf"/><Relationship Id="rId952" Type="http://schemas.openxmlformats.org/officeDocument/2006/relationships/oleObject" Target="embeddings/oleObject467.bin"/><Relationship Id="rId1168" Type="http://schemas.openxmlformats.org/officeDocument/2006/relationships/image" Target="media/image573.wmf"/><Relationship Id="rId1375" Type="http://schemas.openxmlformats.org/officeDocument/2006/relationships/image" Target="media/image662.wmf"/><Relationship Id="rId81" Type="http://schemas.openxmlformats.org/officeDocument/2006/relationships/image" Target="media/image37.wmf"/><Relationship Id="rId177" Type="http://schemas.openxmlformats.org/officeDocument/2006/relationships/image" Target="media/image84.wmf"/><Relationship Id="rId384" Type="http://schemas.openxmlformats.org/officeDocument/2006/relationships/oleObject" Target="embeddings/oleObject188.bin"/><Relationship Id="rId591" Type="http://schemas.openxmlformats.org/officeDocument/2006/relationships/image" Target="media/image293.wmf"/><Relationship Id="rId605" Type="http://schemas.openxmlformats.org/officeDocument/2006/relationships/image" Target="media/image300.wmf"/><Relationship Id="rId812" Type="http://schemas.openxmlformats.org/officeDocument/2006/relationships/oleObject" Target="embeddings/oleObject410.bin"/><Relationship Id="rId1028" Type="http://schemas.openxmlformats.org/officeDocument/2006/relationships/image" Target="media/image515.wmf"/><Relationship Id="rId1235" Type="http://schemas.openxmlformats.org/officeDocument/2006/relationships/oleObject" Target="embeddings/oleObject627.bin"/><Relationship Id="rId244" Type="http://schemas.openxmlformats.org/officeDocument/2006/relationships/oleObject" Target="embeddings/oleObject116.bin"/><Relationship Id="rId689" Type="http://schemas.openxmlformats.org/officeDocument/2006/relationships/oleObject" Target="embeddings/oleObject342.bin"/><Relationship Id="rId896" Type="http://schemas.openxmlformats.org/officeDocument/2006/relationships/oleObject" Target="embeddings/oleObject434.bin"/><Relationship Id="rId1081" Type="http://schemas.openxmlformats.org/officeDocument/2006/relationships/oleObject" Target="embeddings/oleObject540.bin"/><Relationship Id="rId1302" Type="http://schemas.openxmlformats.org/officeDocument/2006/relationships/image" Target="media/image630.wmf"/><Relationship Id="rId39" Type="http://schemas.openxmlformats.org/officeDocument/2006/relationships/image" Target="media/image19.wmf"/><Relationship Id="rId451" Type="http://schemas.openxmlformats.org/officeDocument/2006/relationships/oleObject" Target="embeddings/oleObject222.bin"/><Relationship Id="rId549" Type="http://schemas.openxmlformats.org/officeDocument/2006/relationships/oleObject" Target="embeddings/oleObject271.bin"/><Relationship Id="rId756" Type="http://schemas.openxmlformats.org/officeDocument/2006/relationships/oleObject" Target="embeddings/oleObject377.bin"/><Relationship Id="rId1179" Type="http://schemas.openxmlformats.org/officeDocument/2006/relationships/image" Target="media/image578.wmf"/><Relationship Id="rId1386" Type="http://schemas.openxmlformats.org/officeDocument/2006/relationships/oleObject" Target="embeddings/oleObject713.bin"/><Relationship Id="rId104" Type="http://schemas.openxmlformats.org/officeDocument/2006/relationships/oleObject" Target="embeddings/oleObject50.bin"/><Relationship Id="rId188" Type="http://schemas.openxmlformats.org/officeDocument/2006/relationships/image" Target="media/image95.wmf"/><Relationship Id="rId311" Type="http://schemas.openxmlformats.org/officeDocument/2006/relationships/image" Target="media/image155.wmf"/><Relationship Id="rId395" Type="http://schemas.openxmlformats.org/officeDocument/2006/relationships/image" Target="media/image196.wmf"/><Relationship Id="rId409" Type="http://schemas.openxmlformats.org/officeDocument/2006/relationships/image" Target="media/image203.wmf"/><Relationship Id="rId963" Type="http://schemas.openxmlformats.org/officeDocument/2006/relationships/oleObject" Target="embeddings/oleObject474.bin"/><Relationship Id="rId1039" Type="http://schemas.openxmlformats.org/officeDocument/2006/relationships/image" Target="media/image520.wmf"/><Relationship Id="rId1246" Type="http://schemas.openxmlformats.org/officeDocument/2006/relationships/oleObject" Target="embeddings/oleObject634.bin"/><Relationship Id="rId92" Type="http://schemas.openxmlformats.org/officeDocument/2006/relationships/oleObject" Target="embeddings/oleObject44.bin"/><Relationship Id="rId616" Type="http://schemas.openxmlformats.org/officeDocument/2006/relationships/oleObject" Target="embeddings/oleObject305.bin"/><Relationship Id="rId823" Type="http://schemas.openxmlformats.org/officeDocument/2006/relationships/image" Target="media/image402.wmf"/><Relationship Id="rId255" Type="http://schemas.openxmlformats.org/officeDocument/2006/relationships/image" Target="media/image128.wmf"/><Relationship Id="rId462" Type="http://schemas.openxmlformats.org/officeDocument/2006/relationships/image" Target="media/image229.wmf"/><Relationship Id="rId1092" Type="http://schemas.openxmlformats.org/officeDocument/2006/relationships/image" Target="media/image540.wmf"/><Relationship Id="rId1106" Type="http://schemas.openxmlformats.org/officeDocument/2006/relationships/image" Target="media/image547.wmf"/><Relationship Id="rId1313" Type="http://schemas.openxmlformats.org/officeDocument/2006/relationships/image" Target="media/image635.wmf"/><Relationship Id="rId1397" Type="http://schemas.openxmlformats.org/officeDocument/2006/relationships/oleObject" Target="embeddings/oleObject720.bin"/><Relationship Id="rId115" Type="http://schemas.openxmlformats.org/officeDocument/2006/relationships/image" Target="media/image54.wmf"/><Relationship Id="rId322" Type="http://schemas.openxmlformats.org/officeDocument/2006/relationships/oleObject" Target="embeddings/oleObject156.bin"/><Relationship Id="rId767" Type="http://schemas.openxmlformats.org/officeDocument/2006/relationships/image" Target="media/image379.wmf"/><Relationship Id="rId974" Type="http://schemas.openxmlformats.org/officeDocument/2006/relationships/image" Target="media/image489.wmf"/><Relationship Id="rId199" Type="http://schemas.openxmlformats.org/officeDocument/2006/relationships/image" Target="media/image102.wmf"/><Relationship Id="rId627" Type="http://schemas.openxmlformats.org/officeDocument/2006/relationships/image" Target="media/image311.wmf"/><Relationship Id="rId834" Type="http://schemas.openxmlformats.org/officeDocument/2006/relationships/image" Target="media/image411.wmf"/><Relationship Id="rId1257" Type="http://schemas.openxmlformats.org/officeDocument/2006/relationships/oleObject" Target="embeddings/oleObject640.bin"/><Relationship Id="rId266" Type="http://schemas.openxmlformats.org/officeDocument/2006/relationships/image" Target="media/image133.wmf"/><Relationship Id="rId473" Type="http://schemas.openxmlformats.org/officeDocument/2006/relationships/oleObject" Target="embeddings/oleObject233.bin"/><Relationship Id="rId680" Type="http://schemas.openxmlformats.org/officeDocument/2006/relationships/image" Target="media/image337.wmf"/><Relationship Id="rId901" Type="http://schemas.openxmlformats.org/officeDocument/2006/relationships/oleObject" Target="embeddings/oleObject437.bin"/><Relationship Id="rId1117" Type="http://schemas.openxmlformats.org/officeDocument/2006/relationships/oleObject" Target="embeddings/oleObject560.bin"/><Relationship Id="rId1324" Type="http://schemas.openxmlformats.org/officeDocument/2006/relationships/oleObject" Target="embeddings/oleObject679.bin"/><Relationship Id="rId30" Type="http://schemas.openxmlformats.org/officeDocument/2006/relationships/oleObject" Target="embeddings/oleObject10.bin"/><Relationship Id="rId126" Type="http://schemas.openxmlformats.org/officeDocument/2006/relationships/oleObject" Target="embeddings/oleObject61.bin"/><Relationship Id="rId333" Type="http://schemas.openxmlformats.org/officeDocument/2006/relationships/image" Target="media/image166.wmf"/><Relationship Id="rId540" Type="http://schemas.openxmlformats.org/officeDocument/2006/relationships/image" Target="media/image268.wmf"/><Relationship Id="rId778" Type="http://schemas.openxmlformats.org/officeDocument/2006/relationships/oleObject" Target="embeddings/oleObject388.bin"/><Relationship Id="rId985" Type="http://schemas.openxmlformats.org/officeDocument/2006/relationships/oleObject" Target="embeddings/oleObject485.bin"/><Relationship Id="rId1170" Type="http://schemas.openxmlformats.org/officeDocument/2006/relationships/image" Target="media/image574.wmf"/><Relationship Id="rId638" Type="http://schemas.openxmlformats.org/officeDocument/2006/relationships/oleObject" Target="embeddings/oleObject316.bin"/><Relationship Id="rId845" Type="http://schemas.openxmlformats.org/officeDocument/2006/relationships/image" Target="media/image422.wmf"/><Relationship Id="rId1030" Type="http://schemas.openxmlformats.org/officeDocument/2006/relationships/oleObject" Target="embeddings/oleObject509.bin"/><Relationship Id="rId1268" Type="http://schemas.openxmlformats.org/officeDocument/2006/relationships/oleObject" Target="embeddings/oleObject647.bin"/><Relationship Id="rId277" Type="http://schemas.openxmlformats.org/officeDocument/2006/relationships/oleObject" Target="embeddings/oleObject133.bin"/><Relationship Id="rId400" Type="http://schemas.openxmlformats.org/officeDocument/2006/relationships/oleObject" Target="embeddings/oleObject196.bin"/><Relationship Id="rId484" Type="http://schemas.openxmlformats.org/officeDocument/2006/relationships/image" Target="media/image240.wmf"/><Relationship Id="rId705" Type="http://schemas.openxmlformats.org/officeDocument/2006/relationships/image" Target="media/image349.wmf"/><Relationship Id="rId1128" Type="http://schemas.openxmlformats.org/officeDocument/2006/relationships/oleObject" Target="embeddings/oleObject566.bin"/><Relationship Id="rId1335" Type="http://schemas.openxmlformats.org/officeDocument/2006/relationships/image" Target="media/image645.wmf"/><Relationship Id="rId137" Type="http://schemas.openxmlformats.org/officeDocument/2006/relationships/oleObject" Target="embeddings/oleObject67.bin"/><Relationship Id="rId344" Type="http://schemas.openxmlformats.org/officeDocument/2006/relationships/oleObject" Target="embeddings/oleObject167.bin"/><Relationship Id="rId691" Type="http://schemas.openxmlformats.org/officeDocument/2006/relationships/image" Target="media/image342.wmf"/><Relationship Id="rId789" Type="http://schemas.openxmlformats.org/officeDocument/2006/relationships/oleObject" Target="embeddings/oleObject394.bin"/><Relationship Id="rId912" Type="http://schemas.openxmlformats.org/officeDocument/2006/relationships/image" Target="media/image463.wmf"/><Relationship Id="rId996" Type="http://schemas.openxmlformats.org/officeDocument/2006/relationships/image" Target="media/image500.wmf"/><Relationship Id="rId41" Type="http://schemas.openxmlformats.org/officeDocument/2006/relationships/image" Target="media/image20.wmf"/><Relationship Id="rId551" Type="http://schemas.openxmlformats.org/officeDocument/2006/relationships/oleObject" Target="embeddings/oleObject272.bin"/><Relationship Id="rId649" Type="http://schemas.openxmlformats.org/officeDocument/2006/relationships/oleObject" Target="embeddings/oleObject322.bin"/><Relationship Id="rId856" Type="http://schemas.openxmlformats.org/officeDocument/2006/relationships/image" Target="media/image433.wmf"/><Relationship Id="rId1181" Type="http://schemas.openxmlformats.org/officeDocument/2006/relationships/image" Target="media/image579.wmf"/><Relationship Id="rId1279" Type="http://schemas.openxmlformats.org/officeDocument/2006/relationships/oleObject" Target="embeddings/oleObject654.bin"/><Relationship Id="rId1402" Type="http://schemas.openxmlformats.org/officeDocument/2006/relationships/oleObject" Target="embeddings/oleObject723.bin"/><Relationship Id="rId190" Type="http://schemas.openxmlformats.org/officeDocument/2006/relationships/image" Target="media/image97.wmf"/><Relationship Id="rId204" Type="http://schemas.openxmlformats.org/officeDocument/2006/relationships/oleObject" Target="embeddings/oleObject94.bin"/><Relationship Id="rId288" Type="http://schemas.openxmlformats.org/officeDocument/2006/relationships/oleObject" Target="embeddings/oleObject139.bin"/><Relationship Id="rId411" Type="http://schemas.openxmlformats.org/officeDocument/2006/relationships/image" Target="media/image204.wmf"/><Relationship Id="rId509" Type="http://schemas.openxmlformats.org/officeDocument/2006/relationships/oleObject" Target="embeddings/oleObject251.bin"/><Relationship Id="rId1041" Type="http://schemas.openxmlformats.org/officeDocument/2006/relationships/oleObject" Target="embeddings/oleObject515.bin"/><Relationship Id="rId1139" Type="http://schemas.openxmlformats.org/officeDocument/2006/relationships/oleObject" Target="embeddings/oleObject572.bin"/><Relationship Id="rId1346" Type="http://schemas.openxmlformats.org/officeDocument/2006/relationships/oleObject" Target="embeddings/oleObject690.bin"/><Relationship Id="rId495" Type="http://schemas.openxmlformats.org/officeDocument/2006/relationships/oleObject" Target="embeddings/oleObject244.bin"/><Relationship Id="rId716" Type="http://schemas.openxmlformats.org/officeDocument/2006/relationships/oleObject" Target="embeddings/oleObject356.bin"/><Relationship Id="rId923" Type="http://schemas.openxmlformats.org/officeDocument/2006/relationships/oleObject" Target="embeddings/oleObject451.bin"/><Relationship Id="rId52" Type="http://schemas.openxmlformats.org/officeDocument/2006/relationships/oleObject" Target="embeddings/oleObject21.bin"/><Relationship Id="rId148" Type="http://schemas.openxmlformats.org/officeDocument/2006/relationships/image" Target="media/image70.wmf"/><Relationship Id="rId355" Type="http://schemas.openxmlformats.org/officeDocument/2006/relationships/image" Target="media/image177.wmf"/><Relationship Id="rId562" Type="http://schemas.openxmlformats.org/officeDocument/2006/relationships/image" Target="media/image279.wmf"/><Relationship Id="rId1192" Type="http://schemas.openxmlformats.org/officeDocument/2006/relationships/oleObject" Target="embeddings/oleObject603.bin"/><Relationship Id="rId1206" Type="http://schemas.openxmlformats.org/officeDocument/2006/relationships/image" Target="media/image589.wmf"/><Relationship Id="rId1413" Type="http://schemas.openxmlformats.org/officeDocument/2006/relationships/oleObject" Target="embeddings/oleObject730.bin"/><Relationship Id="rId215" Type="http://schemas.openxmlformats.org/officeDocument/2006/relationships/image" Target="media/image109.wmf"/><Relationship Id="rId422" Type="http://schemas.openxmlformats.org/officeDocument/2006/relationships/oleObject" Target="embeddings/oleObject207.bin"/><Relationship Id="rId867" Type="http://schemas.openxmlformats.org/officeDocument/2006/relationships/image" Target="media/image444.wmf"/><Relationship Id="rId1052" Type="http://schemas.openxmlformats.org/officeDocument/2006/relationships/image" Target="media/image525.wmf"/><Relationship Id="rId299" Type="http://schemas.openxmlformats.org/officeDocument/2006/relationships/image" Target="media/image149.wmf"/><Relationship Id="rId727" Type="http://schemas.openxmlformats.org/officeDocument/2006/relationships/image" Target="media/image360.wmf"/><Relationship Id="rId934" Type="http://schemas.openxmlformats.org/officeDocument/2006/relationships/oleObject" Target="embeddings/oleObject457.bin"/><Relationship Id="rId1357" Type="http://schemas.openxmlformats.org/officeDocument/2006/relationships/oleObject" Target="embeddings/oleObject696.bin"/><Relationship Id="rId63" Type="http://schemas.openxmlformats.org/officeDocument/2006/relationships/image" Target="media/image30.wmf"/><Relationship Id="rId159" Type="http://schemas.openxmlformats.org/officeDocument/2006/relationships/image" Target="media/image75.wmf"/><Relationship Id="rId366" Type="http://schemas.openxmlformats.org/officeDocument/2006/relationships/oleObject" Target="embeddings/oleObject178.bin"/><Relationship Id="rId573" Type="http://schemas.openxmlformats.org/officeDocument/2006/relationships/oleObject" Target="embeddings/oleObject283.bin"/><Relationship Id="rId780" Type="http://schemas.openxmlformats.org/officeDocument/2006/relationships/oleObject" Target="embeddings/oleObject389.bin"/><Relationship Id="rId1217" Type="http://schemas.openxmlformats.org/officeDocument/2006/relationships/oleObject" Target="embeddings/oleObject617.bin"/><Relationship Id="rId1424" Type="http://schemas.openxmlformats.org/officeDocument/2006/relationships/theme" Target="theme/theme1.xml"/><Relationship Id="rId226" Type="http://schemas.openxmlformats.org/officeDocument/2006/relationships/image" Target="media/image114.wmf"/><Relationship Id="rId433" Type="http://schemas.openxmlformats.org/officeDocument/2006/relationships/image" Target="media/image215.wmf"/><Relationship Id="rId878" Type="http://schemas.openxmlformats.org/officeDocument/2006/relationships/oleObject" Target="embeddings/oleObject423.bin"/><Relationship Id="rId1063" Type="http://schemas.openxmlformats.org/officeDocument/2006/relationships/image" Target="media/image529.wmf"/><Relationship Id="rId1270" Type="http://schemas.openxmlformats.org/officeDocument/2006/relationships/oleObject" Target="embeddings/oleObject648.bin"/><Relationship Id="rId640" Type="http://schemas.openxmlformats.org/officeDocument/2006/relationships/oleObject" Target="embeddings/oleObject317.bin"/><Relationship Id="rId738" Type="http://schemas.openxmlformats.org/officeDocument/2006/relationships/oleObject" Target="embeddings/oleObject367.bin"/><Relationship Id="rId945" Type="http://schemas.openxmlformats.org/officeDocument/2006/relationships/oleObject" Target="embeddings/oleObject463.bin"/><Relationship Id="rId1368" Type="http://schemas.openxmlformats.org/officeDocument/2006/relationships/oleObject" Target="embeddings/oleObject703.bin"/><Relationship Id="rId74" Type="http://schemas.openxmlformats.org/officeDocument/2006/relationships/oleObject" Target="embeddings/oleObject34.bin"/><Relationship Id="rId377" Type="http://schemas.openxmlformats.org/officeDocument/2006/relationships/image" Target="media/image188.wmf"/><Relationship Id="rId500" Type="http://schemas.openxmlformats.org/officeDocument/2006/relationships/image" Target="media/image248.wmf"/><Relationship Id="rId584" Type="http://schemas.openxmlformats.org/officeDocument/2006/relationships/image" Target="media/image290.wmf"/><Relationship Id="rId805" Type="http://schemas.openxmlformats.org/officeDocument/2006/relationships/oleObject" Target="embeddings/oleObject406.bin"/><Relationship Id="rId1130" Type="http://schemas.openxmlformats.org/officeDocument/2006/relationships/oleObject" Target="embeddings/oleObject567.bin"/><Relationship Id="rId1228" Type="http://schemas.openxmlformats.org/officeDocument/2006/relationships/image" Target="media/image599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2.bin"/><Relationship Id="rId791" Type="http://schemas.openxmlformats.org/officeDocument/2006/relationships/oleObject" Target="embeddings/oleObject395.bin"/><Relationship Id="rId889" Type="http://schemas.openxmlformats.org/officeDocument/2006/relationships/oleObject" Target="embeddings/oleObject430.bin"/><Relationship Id="rId1074" Type="http://schemas.openxmlformats.org/officeDocument/2006/relationships/oleObject" Target="embeddings/oleObject535.bin"/><Relationship Id="rId444" Type="http://schemas.openxmlformats.org/officeDocument/2006/relationships/oleObject" Target="embeddings/oleObject218.bin"/><Relationship Id="rId651" Type="http://schemas.openxmlformats.org/officeDocument/2006/relationships/oleObject" Target="embeddings/oleObject323.bin"/><Relationship Id="rId749" Type="http://schemas.openxmlformats.org/officeDocument/2006/relationships/image" Target="media/image370.wmf"/><Relationship Id="rId1281" Type="http://schemas.openxmlformats.org/officeDocument/2006/relationships/oleObject" Target="embeddings/oleObject655.bin"/><Relationship Id="rId1379" Type="http://schemas.openxmlformats.org/officeDocument/2006/relationships/image" Target="media/image664.wmf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88" Type="http://schemas.openxmlformats.org/officeDocument/2006/relationships/oleObject" Target="embeddings/oleObject190.bin"/><Relationship Id="rId511" Type="http://schemas.openxmlformats.org/officeDocument/2006/relationships/oleObject" Target="embeddings/oleObject252.bin"/><Relationship Id="rId609" Type="http://schemas.openxmlformats.org/officeDocument/2006/relationships/image" Target="media/image302.wmf"/><Relationship Id="rId956" Type="http://schemas.openxmlformats.org/officeDocument/2006/relationships/image" Target="media/image481.wmf"/><Relationship Id="rId1141" Type="http://schemas.openxmlformats.org/officeDocument/2006/relationships/oleObject" Target="embeddings/oleObject573.bin"/><Relationship Id="rId1239" Type="http://schemas.openxmlformats.org/officeDocument/2006/relationships/image" Target="media/image604.wmf"/><Relationship Id="rId85" Type="http://schemas.openxmlformats.org/officeDocument/2006/relationships/image" Target="media/image39.wmf"/><Relationship Id="rId150" Type="http://schemas.openxmlformats.org/officeDocument/2006/relationships/image" Target="media/image71.wmf"/><Relationship Id="rId595" Type="http://schemas.openxmlformats.org/officeDocument/2006/relationships/image" Target="media/image295.wmf"/><Relationship Id="rId816" Type="http://schemas.openxmlformats.org/officeDocument/2006/relationships/oleObject" Target="embeddings/oleObject412.bin"/><Relationship Id="rId1001" Type="http://schemas.openxmlformats.org/officeDocument/2006/relationships/oleObject" Target="embeddings/oleObject493.bin"/><Relationship Id="rId248" Type="http://schemas.openxmlformats.org/officeDocument/2006/relationships/oleObject" Target="embeddings/oleObject118.bin"/><Relationship Id="rId455" Type="http://schemas.openxmlformats.org/officeDocument/2006/relationships/oleObject" Target="embeddings/oleObject224.bin"/><Relationship Id="rId662" Type="http://schemas.openxmlformats.org/officeDocument/2006/relationships/image" Target="media/image328.wmf"/><Relationship Id="rId1085" Type="http://schemas.openxmlformats.org/officeDocument/2006/relationships/oleObject" Target="embeddings/oleObject543.bin"/><Relationship Id="rId1292" Type="http://schemas.openxmlformats.org/officeDocument/2006/relationships/oleObject" Target="embeddings/oleObject661.bin"/><Relationship Id="rId1306" Type="http://schemas.openxmlformats.org/officeDocument/2006/relationships/image" Target="media/image632.w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2.bin"/><Relationship Id="rId315" Type="http://schemas.openxmlformats.org/officeDocument/2006/relationships/image" Target="media/image157.wmf"/><Relationship Id="rId522" Type="http://schemas.openxmlformats.org/officeDocument/2006/relationships/image" Target="media/image259.wmf"/><Relationship Id="rId967" Type="http://schemas.openxmlformats.org/officeDocument/2006/relationships/oleObject" Target="embeddings/oleObject476.bin"/><Relationship Id="rId1152" Type="http://schemas.openxmlformats.org/officeDocument/2006/relationships/image" Target="media/image567.wmf"/><Relationship Id="rId96" Type="http://schemas.openxmlformats.org/officeDocument/2006/relationships/oleObject" Target="embeddings/oleObject46.bin"/><Relationship Id="rId161" Type="http://schemas.openxmlformats.org/officeDocument/2006/relationships/image" Target="media/image76.wmf"/><Relationship Id="rId399" Type="http://schemas.openxmlformats.org/officeDocument/2006/relationships/image" Target="media/image198.wmf"/><Relationship Id="rId827" Type="http://schemas.openxmlformats.org/officeDocument/2006/relationships/image" Target="media/image404.wmf"/><Relationship Id="rId1012" Type="http://schemas.openxmlformats.org/officeDocument/2006/relationships/oleObject" Target="embeddings/oleObject499.bin"/><Relationship Id="rId259" Type="http://schemas.openxmlformats.org/officeDocument/2006/relationships/oleObject" Target="embeddings/oleObject124.bin"/><Relationship Id="rId466" Type="http://schemas.openxmlformats.org/officeDocument/2006/relationships/image" Target="media/image231.wmf"/><Relationship Id="rId673" Type="http://schemas.openxmlformats.org/officeDocument/2006/relationships/oleObject" Target="embeddings/oleObject334.bin"/><Relationship Id="rId880" Type="http://schemas.openxmlformats.org/officeDocument/2006/relationships/oleObject" Target="embeddings/oleObject424.bin"/><Relationship Id="rId1096" Type="http://schemas.openxmlformats.org/officeDocument/2006/relationships/image" Target="media/image542.wmf"/><Relationship Id="rId1317" Type="http://schemas.openxmlformats.org/officeDocument/2006/relationships/oleObject" Target="embeddings/oleObject675.bin"/><Relationship Id="rId23" Type="http://schemas.openxmlformats.org/officeDocument/2006/relationships/oleObject" Target="embeddings/oleObject6.bin"/><Relationship Id="rId119" Type="http://schemas.openxmlformats.org/officeDocument/2006/relationships/image" Target="media/image56.wmf"/><Relationship Id="rId326" Type="http://schemas.openxmlformats.org/officeDocument/2006/relationships/oleObject" Target="embeddings/oleObject158.bin"/><Relationship Id="rId533" Type="http://schemas.openxmlformats.org/officeDocument/2006/relationships/oleObject" Target="embeddings/oleObject263.bin"/><Relationship Id="rId978" Type="http://schemas.openxmlformats.org/officeDocument/2006/relationships/image" Target="media/image491.wmf"/><Relationship Id="rId1163" Type="http://schemas.openxmlformats.org/officeDocument/2006/relationships/oleObject" Target="embeddings/oleObject586.bin"/><Relationship Id="rId1370" Type="http://schemas.openxmlformats.org/officeDocument/2006/relationships/oleObject" Target="embeddings/oleObject705.bin"/><Relationship Id="rId740" Type="http://schemas.openxmlformats.org/officeDocument/2006/relationships/image" Target="media/image366.wmf"/><Relationship Id="rId838" Type="http://schemas.openxmlformats.org/officeDocument/2006/relationships/image" Target="media/image415.wmf"/><Relationship Id="rId1023" Type="http://schemas.openxmlformats.org/officeDocument/2006/relationships/oleObject" Target="embeddings/oleObject505.bin"/><Relationship Id="rId172" Type="http://schemas.openxmlformats.org/officeDocument/2006/relationships/image" Target="media/image81.wmf"/><Relationship Id="rId477" Type="http://schemas.openxmlformats.org/officeDocument/2006/relationships/oleObject" Target="embeddings/oleObject235.bin"/><Relationship Id="rId600" Type="http://schemas.openxmlformats.org/officeDocument/2006/relationships/oleObject" Target="embeddings/oleObject297.bin"/><Relationship Id="rId684" Type="http://schemas.openxmlformats.org/officeDocument/2006/relationships/image" Target="media/image339.wmf"/><Relationship Id="rId1230" Type="http://schemas.openxmlformats.org/officeDocument/2006/relationships/image" Target="media/image600.wmf"/><Relationship Id="rId1328" Type="http://schemas.openxmlformats.org/officeDocument/2006/relationships/oleObject" Target="embeddings/oleObject681.bin"/><Relationship Id="rId337" Type="http://schemas.openxmlformats.org/officeDocument/2006/relationships/image" Target="media/image168.wmf"/><Relationship Id="rId891" Type="http://schemas.openxmlformats.org/officeDocument/2006/relationships/oleObject" Target="embeddings/oleObject431.bin"/><Relationship Id="rId905" Type="http://schemas.openxmlformats.org/officeDocument/2006/relationships/oleObject" Target="embeddings/oleObject439.bin"/><Relationship Id="rId989" Type="http://schemas.openxmlformats.org/officeDocument/2006/relationships/oleObject" Target="embeddings/oleObject487.bin"/><Relationship Id="rId34" Type="http://schemas.openxmlformats.org/officeDocument/2006/relationships/oleObject" Target="embeddings/oleObject12.bin"/><Relationship Id="rId544" Type="http://schemas.openxmlformats.org/officeDocument/2006/relationships/image" Target="media/image270.wmf"/><Relationship Id="rId751" Type="http://schemas.openxmlformats.org/officeDocument/2006/relationships/image" Target="media/image371.wmf"/><Relationship Id="rId849" Type="http://schemas.openxmlformats.org/officeDocument/2006/relationships/image" Target="media/image426.wmf"/><Relationship Id="rId1174" Type="http://schemas.openxmlformats.org/officeDocument/2006/relationships/image" Target="media/image576.wmf"/><Relationship Id="rId1381" Type="http://schemas.openxmlformats.org/officeDocument/2006/relationships/image" Target="media/image665.wmf"/><Relationship Id="rId183" Type="http://schemas.openxmlformats.org/officeDocument/2006/relationships/image" Target="media/image90.wmf"/><Relationship Id="rId390" Type="http://schemas.openxmlformats.org/officeDocument/2006/relationships/oleObject" Target="embeddings/oleObject191.bin"/><Relationship Id="rId404" Type="http://schemas.openxmlformats.org/officeDocument/2006/relationships/oleObject" Target="embeddings/oleObject198.bin"/><Relationship Id="rId611" Type="http://schemas.openxmlformats.org/officeDocument/2006/relationships/image" Target="media/image303.wmf"/><Relationship Id="rId1034" Type="http://schemas.openxmlformats.org/officeDocument/2006/relationships/oleObject" Target="embeddings/oleObject511.bin"/><Relationship Id="rId1241" Type="http://schemas.openxmlformats.org/officeDocument/2006/relationships/image" Target="media/image605.wmf"/><Relationship Id="rId1339" Type="http://schemas.openxmlformats.org/officeDocument/2006/relationships/image" Target="media/image647.wmf"/><Relationship Id="rId250" Type="http://schemas.openxmlformats.org/officeDocument/2006/relationships/oleObject" Target="embeddings/oleObject119.bin"/><Relationship Id="rId488" Type="http://schemas.openxmlformats.org/officeDocument/2006/relationships/image" Target="media/image242.wmf"/><Relationship Id="rId695" Type="http://schemas.openxmlformats.org/officeDocument/2006/relationships/image" Target="media/image344.wmf"/><Relationship Id="rId709" Type="http://schemas.openxmlformats.org/officeDocument/2006/relationships/image" Target="media/image351.wmf"/><Relationship Id="rId916" Type="http://schemas.openxmlformats.org/officeDocument/2006/relationships/oleObject" Target="embeddings/oleObject446.bin"/><Relationship Id="rId1101" Type="http://schemas.openxmlformats.org/officeDocument/2006/relationships/oleObject" Target="embeddings/oleObject551.bin"/><Relationship Id="rId45" Type="http://schemas.openxmlformats.org/officeDocument/2006/relationships/image" Target="media/image22.wmf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69.bin"/><Relationship Id="rId555" Type="http://schemas.openxmlformats.org/officeDocument/2006/relationships/oleObject" Target="embeddings/oleObject274.bin"/><Relationship Id="rId762" Type="http://schemas.openxmlformats.org/officeDocument/2006/relationships/oleObject" Target="embeddings/oleObject380.bin"/><Relationship Id="rId1185" Type="http://schemas.openxmlformats.org/officeDocument/2006/relationships/oleObject" Target="embeddings/oleObject599.bin"/><Relationship Id="rId1392" Type="http://schemas.openxmlformats.org/officeDocument/2006/relationships/oleObject" Target="embeddings/oleObject717.bin"/><Relationship Id="rId1406" Type="http://schemas.openxmlformats.org/officeDocument/2006/relationships/image" Target="media/image675.wmf"/><Relationship Id="rId194" Type="http://schemas.openxmlformats.org/officeDocument/2006/relationships/oleObject" Target="embeddings/oleObject89.bin"/><Relationship Id="rId208" Type="http://schemas.openxmlformats.org/officeDocument/2006/relationships/oleObject" Target="embeddings/oleObject96.bin"/><Relationship Id="rId415" Type="http://schemas.openxmlformats.org/officeDocument/2006/relationships/image" Target="media/image206.wmf"/><Relationship Id="rId622" Type="http://schemas.openxmlformats.org/officeDocument/2006/relationships/oleObject" Target="embeddings/oleObject308.bin"/><Relationship Id="rId1045" Type="http://schemas.openxmlformats.org/officeDocument/2006/relationships/oleObject" Target="embeddings/oleObject518.bin"/><Relationship Id="rId1252" Type="http://schemas.openxmlformats.org/officeDocument/2006/relationships/oleObject" Target="embeddings/oleObject637.bin"/><Relationship Id="rId261" Type="http://schemas.openxmlformats.org/officeDocument/2006/relationships/oleObject" Target="embeddings/oleObject125.bin"/><Relationship Id="rId499" Type="http://schemas.openxmlformats.org/officeDocument/2006/relationships/oleObject" Target="embeddings/oleObject246.bin"/><Relationship Id="rId927" Type="http://schemas.openxmlformats.org/officeDocument/2006/relationships/oleObject" Target="embeddings/oleObject453.bin"/><Relationship Id="rId1112" Type="http://schemas.openxmlformats.org/officeDocument/2006/relationships/oleObject" Target="embeddings/oleObject557.bin"/><Relationship Id="rId56" Type="http://schemas.openxmlformats.org/officeDocument/2006/relationships/image" Target="media/image27.wmf"/><Relationship Id="rId359" Type="http://schemas.openxmlformats.org/officeDocument/2006/relationships/image" Target="media/image179.wmf"/><Relationship Id="rId566" Type="http://schemas.openxmlformats.org/officeDocument/2006/relationships/image" Target="media/image281.wmf"/><Relationship Id="rId773" Type="http://schemas.openxmlformats.org/officeDocument/2006/relationships/image" Target="media/image382.wmf"/><Relationship Id="rId1196" Type="http://schemas.openxmlformats.org/officeDocument/2006/relationships/image" Target="media/image585.wmf"/><Relationship Id="rId1417" Type="http://schemas.openxmlformats.org/officeDocument/2006/relationships/image" Target="media/image679.wmf"/><Relationship Id="rId121" Type="http://schemas.openxmlformats.org/officeDocument/2006/relationships/image" Target="media/image57.wmf"/><Relationship Id="rId219" Type="http://schemas.openxmlformats.org/officeDocument/2006/relationships/oleObject" Target="embeddings/oleObject103.bin"/><Relationship Id="rId426" Type="http://schemas.openxmlformats.org/officeDocument/2006/relationships/oleObject" Target="embeddings/oleObject209.bin"/><Relationship Id="rId633" Type="http://schemas.openxmlformats.org/officeDocument/2006/relationships/image" Target="media/image314.wmf"/><Relationship Id="rId980" Type="http://schemas.openxmlformats.org/officeDocument/2006/relationships/image" Target="media/image492.wmf"/><Relationship Id="rId1056" Type="http://schemas.openxmlformats.org/officeDocument/2006/relationships/image" Target="media/image526.wmf"/><Relationship Id="rId1263" Type="http://schemas.openxmlformats.org/officeDocument/2006/relationships/image" Target="media/image613.wmf"/><Relationship Id="rId840" Type="http://schemas.openxmlformats.org/officeDocument/2006/relationships/image" Target="media/image417.wmf"/><Relationship Id="rId938" Type="http://schemas.openxmlformats.org/officeDocument/2006/relationships/oleObject" Target="embeddings/oleObject459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6.wmf"/><Relationship Id="rId577" Type="http://schemas.openxmlformats.org/officeDocument/2006/relationships/oleObject" Target="embeddings/oleObject285.bin"/><Relationship Id="rId700" Type="http://schemas.openxmlformats.org/officeDocument/2006/relationships/oleObject" Target="embeddings/oleObject348.bin"/><Relationship Id="rId1123" Type="http://schemas.openxmlformats.org/officeDocument/2006/relationships/image" Target="media/image554.wmf"/><Relationship Id="rId1330" Type="http://schemas.openxmlformats.org/officeDocument/2006/relationships/oleObject" Target="embeddings/oleObject682.bin"/><Relationship Id="rId132" Type="http://schemas.openxmlformats.org/officeDocument/2006/relationships/image" Target="media/image62.wmf"/><Relationship Id="rId784" Type="http://schemas.openxmlformats.org/officeDocument/2006/relationships/oleObject" Target="embeddings/oleObject391.bin"/><Relationship Id="rId991" Type="http://schemas.openxmlformats.org/officeDocument/2006/relationships/oleObject" Target="embeddings/oleObject488.bin"/><Relationship Id="rId1067" Type="http://schemas.openxmlformats.org/officeDocument/2006/relationships/image" Target="media/image531.wmf"/><Relationship Id="rId437" Type="http://schemas.openxmlformats.org/officeDocument/2006/relationships/image" Target="media/image217.wmf"/><Relationship Id="rId644" Type="http://schemas.openxmlformats.org/officeDocument/2006/relationships/image" Target="media/image319.wmf"/><Relationship Id="rId851" Type="http://schemas.openxmlformats.org/officeDocument/2006/relationships/image" Target="media/image428.wmf"/><Relationship Id="rId1274" Type="http://schemas.openxmlformats.org/officeDocument/2006/relationships/oleObject" Target="embeddings/oleObject651.bin"/><Relationship Id="rId283" Type="http://schemas.openxmlformats.org/officeDocument/2006/relationships/image" Target="media/image141.wmf"/><Relationship Id="rId490" Type="http://schemas.openxmlformats.org/officeDocument/2006/relationships/image" Target="media/image243.wmf"/><Relationship Id="rId504" Type="http://schemas.openxmlformats.org/officeDocument/2006/relationships/image" Target="media/image250.wmf"/><Relationship Id="rId711" Type="http://schemas.openxmlformats.org/officeDocument/2006/relationships/image" Target="media/image352.wmf"/><Relationship Id="rId949" Type="http://schemas.openxmlformats.org/officeDocument/2006/relationships/oleObject" Target="embeddings/oleObject465.bin"/><Relationship Id="rId1134" Type="http://schemas.openxmlformats.org/officeDocument/2006/relationships/oleObject" Target="embeddings/oleObject569.bin"/><Relationship Id="rId1341" Type="http://schemas.openxmlformats.org/officeDocument/2006/relationships/image" Target="media/image648.wmf"/><Relationship Id="rId78" Type="http://schemas.openxmlformats.org/officeDocument/2006/relationships/oleObject" Target="embeddings/oleObject37.bin"/><Relationship Id="rId143" Type="http://schemas.openxmlformats.org/officeDocument/2006/relationships/oleObject" Target="embeddings/oleObject70.bin"/><Relationship Id="rId350" Type="http://schemas.openxmlformats.org/officeDocument/2006/relationships/oleObject" Target="embeddings/oleObject170.bin"/><Relationship Id="rId588" Type="http://schemas.openxmlformats.org/officeDocument/2006/relationships/image" Target="media/image292.wmf"/><Relationship Id="rId795" Type="http://schemas.openxmlformats.org/officeDocument/2006/relationships/image" Target="media/image391.wmf"/><Relationship Id="rId809" Type="http://schemas.openxmlformats.org/officeDocument/2006/relationships/image" Target="media/image395.wmf"/><Relationship Id="rId1201" Type="http://schemas.openxmlformats.org/officeDocument/2006/relationships/image" Target="media/image587.wmf"/><Relationship Id="rId9" Type="http://schemas.openxmlformats.org/officeDocument/2006/relationships/image" Target="media/image3.wmf"/><Relationship Id="rId210" Type="http://schemas.openxmlformats.org/officeDocument/2006/relationships/image" Target="media/image107.wmf"/><Relationship Id="rId448" Type="http://schemas.openxmlformats.org/officeDocument/2006/relationships/image" Target="media/image222.wmf"/><Relationship Id="rId655" Type="http://schemas.openxmlformats.org/officeDocument/2006/relationships/oleObject" Target="embeddings/oleObject325.bin"/><Relationship Id="rId862" Type="http://schemas.openxmlformats.org/officeDocument/2006/relationships/image" Target="media/image439.wmf"/><Relationship Id="rId1078" Type="http://schemas.openxmlformats.org/officeDocument/2006/relationships/oleObject" Target="embeddings/oleObject537.bin"/><Relationship Id="rId1285" Type="http://schemas.openxmlformats.org/officeDocument/2006/relationships/oleObject" Target="embeddings/oleObject657.bin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49.bin"/><Relationship Id="rId515" Type="http://schemas.openxmlformats.org/officeDocument/2006/relationships/oleObject" Target="embeddings/oleObject254.bin"/><Relationship Id="rId722" Type="http://schemas.openxmlformats.org/officeDocument/2006/relationships/oleObject" Target="embeddings/oleObject359.bin"/><Relationship Id="rId1145" Type="http://schemas.openxmlformats.org/officeDocument/2006/relationships/oleObject" Target="embeddings/oleObject576.bin"/><Relationship Id="rId1352" Type="http://schemas.openxmlformats.org/officeDocument/2006/relationships/image" Target="media/image653.wmf"/><Relationship Id="rId89" Type="http://schemas.openxmlformats.org/officeDocument/2006/relationships/image" Target="media/image41.wmf"/><Relationship Id="rId154" Type="http://schemas.openxmlformats.org/officeDocument/2006/relationships/oleObject" Target="embeddings/oleObject76.bin"/><Relationship Id="rId361" Type="http://schemas.openxmlformats.org/officeDocument/2006/relationships/image" Target="media/image180.wmf"/><Relationship Id="rId599" Type="http://schemas.openxmlformats.org/officeDocument/2006/relationships/image" Target="media/image297.wmf"/><Relationship Id="rId1005" Type="http://schemas.openxmlformats.org/officeDocument/2006/relationships/oleObject" Target="embeddings/oleObject495.bin"/><Relationship Id="rId1212" Type="http://schemas.openxmlformats.org/officeDocument/2006/relationships/image" Target="media/image592.wmf"/><Relationship Id="rId459" Type="http://schemas.openxmlformats.org/officeDocument/2006/relationships/oleObject" Target="embeddings/oleObject226.bin"/><Relationship Id="rId666" Type="http://schemas.openxmlformats.org/officeDocument/2006/relationships/image" Target="media/image330.wmf"/><Relationship Id="rId873" Type="http://schemas.openxmlformats.org/officeDocument/2006/relationships/oleObject" Target="embeddings/oleObject420.bin"/><Relationship Id="rId1089" Type="http://schemas.openxmlformats.org/officeDocument/2006/relationships/oleObject" Target="embeddings/oleObject545.bin"/><Relationship Id="rId1296" Type="http://schemas.openxmlformats.org/officeDocument/2006/relationships/oleObject" Target="embeddings/oleObject663.bin"/><Relationship Id="rId16" Type="http://schemas.openxmlformats.org/officeDocument/2006/relationships/image" Target="media/image8.wmf"/><Relationship Id="rId221" Type="http://schemas.openxmlformats.org/officeDocument/2006/relationships/oleObject" Target="embeddings/oleObject104.bin"/><Relationship Id="rId319" Type="http://schemas.openxmlformats.org/officeDocument/2006/relationships/image" Target="media/image159.wmf"/><Relationship Id="rId526" Type="http://schemas.openxmlformats.org/officeDocument/2006/relationships/image" Target="media/image261.wmf"/><Relationship Id="rId1156" Type="http://schemas.openxmlformats.org/officeDocument/2006/relationships/oleObject" Target="embeddings/oleObject582.bin"/><Relationship Id="rId1363" Type="http://schemas.openxmlformats.org/officeDocument/2006/relationships/image" Target="media/image658.wmf"/><Relationship Id="rId733" Type="http://schemas.openxmlformats.org/officeDocument/2006/relationships/image" Target="media/image363.wmf"/><Relationship Id="rId940" Type="http://schemas.openxmlformats.org/officeDocument/2006/relationships/image" Target="media/image474.wmf"/><Relationship Id="rId1016" Type="http://schemas.openxmlformats.org/officeDocument/2006/relationships/oleObject" Target="embeddings/oleObject501.bin"/><Relationship Id="rId165" Type="http://schemas.openxmlformats.org/officeDocument/2006/relationships/image" Target="media/image78.wmf"/><Relationship Id="rId372" Type="http://schemas.openxmlformats.org/officeDocument/2006/relationships/oleObject" Target="embeddings/oleObject181.bin"/><Relationship Id="rId677" Type="http://schemas.openxmlformats.org/officeDocument/2006/relationships/oleObject" Target="embeddings/oleObject336.bin"/><Relationship Id="rId800" Type="http://schemas.openxmlformats.org/officeDocument/2006/relationships/oleObject" Target="embeddings/oleObject402.bin"/><Relationship Id="rId1223" Type="http://schemas.openxmlformats.org/officeDocument/2006/relationships/image" Target="media/image597.wmf"/><Relationship Id="rId232" Type="http://schemas.openxmlformats.org/officeDocument/2006/relationships/image" Target="media/image117.wmf"/><Relationship Id="rId884" Type="http://schemas.openxmlformats.org/officeDocument/2006/relationships/image" Target="media/image452.wmf"/><Relationship Id="rId27" Type="http://schemas.openxmlformats.org/officeDocument/2006/relationships/oleObject" Target="embeddings/oleObject8.bin"/><Relationship Id="rId537" Type="http://schemas.openxmlformats.org/officeDocument/2006/relationships/oleObject" Target="embeddings/oleObject265.bin"/><Relationship Id="rId744" Type="http://schemas.openxmlformats.org/officeDocument/2006/relationships/oleObject" Target="embeddings/oleObject371.bin"/><Relationship Id="rId951" Type="http://schemas.openxmlformats.org/officeDocument/2006/relationships/image" Target="media/image479.wmf"/><Relationship Id="rId1167" Type="http://schemas.openxmlformats.org/officeDocument/2006/relationships/oleObject" Target="embeddings/oleObject589.bin"/><Relationship Id="rId1374" Type="http://schemas.openxmlformats.org/officeDocument/2006/relationships/oleObject" Target="embeddings/oleObject707.bin"/><Relationship Id="rId80" Type="http://schemas.openxmlformats.org/officeDocument/2006/relationships/oleObject" Target="embeddings/oleObject38.bin"/><Relationship Id="rId176" Type="http://schemas.openxmlformats.org/officeDocument/2006/relationships/image" Target="media/image83.wmf"/><Relationship Id="rId383" Type="http://schemas.openxmlformats.org/officeDocument/2006/relationships/oleObject" Target="embeddings/oleObject187.bin"/><Relationship Id="rId590" Type="http://schemas.openxmlformats.org/officeDocument/2006/relationships/oleObject" Target="embeddings/oleObject292.bin"/><Relationship Id="rId604" Type="http://schemas.openxmlformats.org/officeDocument/2006/relationships/oleObject" Target="embeddings/oleObject299.bin"/><Relationship Id="rId811" Type="http://schemas.openxmlformats.org/officeDocument/2006/relationships/image" Target="media/image396.wmf"/><Relationship Id="rId1027" Type="http://schemas.openxmlformats.org/officeDocument/2006/relationships/oleObject" Target="embeddings/oleObject507.bin"/><Relationship Id="rId1234" Type="http://schemas.openxmlformats.org/officeDocument/2006/relationships/image" Target="media/image602.wmf"/><Relationship Id="rId243" Type="http://schemas.openxmlformats.org/officeDocument/2006/relationships/oleObject" Target="embeddings/oleObject115.bin"/><Relationship Id="rId450" Type="http://schemas.openxmlformats.org/officeDocument/2006/relationships/image" Target="media/image223.wmf"/><Relationship Id="rId688" Type="http://schemas.openxmlformats.org/officeDocument/2006/relationships/image" Target="media/image341.wmf"/><Relationship Id="rId895" Type="http://schemas.openxmlformats.org/officeDocument/2006/relationships/image" Target="media/image456.wmf"/><Relationship Id="rId909" Type="http://schemas.openxmlformats.org/officeDocument/2006/relationships/oleObject" Target="embeddings/oleObject441.bin"/><Relationship Id="rId1080" Type="http://schemas.openxmlformats.org/officeDocument/2006/relationships/oleObject" Target="embeddings/oleObject539.bin"/><Relationship Id="rId1301" Type="http://schemas.openxmlformats.org/officeDocument/2006/relationships/oleObject" Target="embeddings/oleObject666.bin"/><Relationship Id="rId38" Type="http://schemas.openxmlformats.org/officeDocument/2006/relationships/oleObject" Target="embeddings/oleObject14.bin"/><Relationship Id="rId103" Type="http://schemas.openxmlformats.org/officeDocument/2006/relationships/image" Target="media/image48.wmf"/><Relationship Id="rId310" Type="http://schemas.openxmlformats.org/officeDocument/2006/relationships/oleObject" Target="embeddings/oleObject150.bin"/><Relationship Id="rId548" Type="http://schemas.openxmlformats.org/officeDocument/2006/relationships/image" Target="media/image272.wmf"/><Relationship Id="rId755" Type="http://schemas.openxmlformats.org/officeDocument/2006/relationships/image" Target="media/image373.wmf"/><Relationship Id="rId962" Type="http://schemas.openxmlformats.org/officeDocument/2006/relationships/image" Target="media/image483.wmf"/><Relationship Id="rId1178" Type="http://schemas.openxmlformats.org/officeDocument/2006/relationships/oleObject" Target="embeddings/oleObject595.bin"/><Relationship Id="rId1385" Type="http://schemas.openxmlformats.org/officeDocument/2006/relationships/image" Target="media/image667.wmf"/><Relationship Id="rId91" Type="http://schemas.openxmlformats.org/officeDocument/2006/relationships/image" Target="media/image42.wmf"/><Relationship Id="rId187" Type="http://schemas.openxmlformats.org/officeDocument/2006/relationships/image" Target="media/image94.wmf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image" Target="media/image305.wmf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513.bin"/><Relationship Id="rId1245" Type="http://schemas.openxmlformats.org/officeDocument/2006/relationships/image" Target="media/image606.wmf"/><Relationship Id="rId254" Type="http://schemas.openxmlformats.org/officeDocument/2006/relationships/oleObject" Target="embeddings/oleObject121.bin"/><Relationship Id="rId699" Type="http://schemas.openxmlformats.org/officeDocument/2006/relationships/image" Target="media/image346.wmf"/><Relationship Id="rId1091" Type="http://schemas.openxmlformats.org/officeDocument/2006/relationships/oleObject" Target="embeddings/oleObject546.bin"/><Relationship Id="rId1105" Type="http://schemas.openxmlformats.org/officeDocument/2006/relationships/oleObject" Target="embeddings/oleObject553.bin"/><Relationship Id="rId1312" Type="http://schemas.openxmlformats.org/officeDocument/2006/relationships/oleObject" Target="embeddings/oleObject672.bin"/><Relationship Id="rId49" Type="http://schemas.openxmlformats.org/officeDocument/2006/relationships/image" Target="media/image24.wmf"/><Relationship Id="rId114" Type="http://schemas.openxmlformats.org/officeDocument/2006/relationships/oleObject" Target="embeddings/oleObject55.bin"/><Relationship Id="rId461" Type="http://schemas.openxmlformats.org/officeDocument/2006/relationships/oleObject" Target="embeddings/oleObject227.bin"/><Relationship Id="rId559" Type="http://schemas.openxmlformats.org/officeDocument/2006/relationships/oleObject" Target="embeddings/oleObject276.bin"/><Relationship Id="rId766" Type="http://schemas.openxmlformats.org/officeDocument/2006/relationships/oleObject" Target="embeddings/oleObject382.bin"/><Relationship Id="rId1189" Type="http://schemas.openxmlformats.org/officeDocument/2006/relationships/oleObject" Target="embeddings/oleObject601.bin"/><Relationship Id="rId1396" Type="http://schemas.openxmlformats.org/officeDocument/2006/relationships/image" Target="media/image671.wmf"/><Relationship Id="rId198" Type="http://schemas.openxmlformats.org/officeDocument/2006/relationships/oleObject" Target="embeddings/oleObject91.bin"/><Relationship Id="rId321" Type="http://schemas.openxmlformats.org/officeDocument/2006/relationships/image" Target="media/image160.wmf"/><Relationship Id="rId419" Type="http://schemas.openxmlformats.org/officeDocument/2006/relationships/image" Target="media/image208.wmf"/><Relationship Id="rId626" Type="http://schemas.openxmlformats.org/officeDocument/2006/relationships/oleObject" Target="embeddings/oleObject310.bin"/><Relationship Id="rId973" Type="http://schemas.openxmlformats.org/officeDocument/2006/relationships/oleObject" Target="embeddings/oleObject479.bin"/><Relationship Id="rId1049" Type="http://schemas.openxmlformats.org/officeDocument/2006/relationships/oleObject" Target="embeddings/oleObject520.bin"/><Relationship Id="rId1256" Type="http://schemas.openxmlformats.org/officeDocument/2006/relationships/oleObject" Target="embeddings/oleObject639.bin"/><Relationship Id="rId833" Type="http://schemas.openxmlformats.org/officeDocument/2006/relationships/image" Target="media/image410.wmf"/><Relationship Id="rId1116" Type="http://schemas.openxmlformats.org/officeDocument/2006/relationships/oleObject" Target="embeddings/oleObject559.bin"/><Relationship Id="rId265" Type="http://schemas.openxmlformats.org/officeDocument/2006/relationships/oleObject" Target="embeddings/oleObject127.bin"/><Relationship Id="rId472" Type="http://schemas.openxmlformats.org/officeDocument/2006/relationships/image" Target="media/image234.wmf"/><Relationship Id="rId900" Type="http://schemas.openxmlformats.org/officeDocument/2006/relationships/image" Target="media/image458.wmf"/><Relationship Id="rId1323" Type="http://schemas.openxmlformats.org/officeDocument/2006/relationships/image" Target="media/image639.wmf"/><Relationship Id="rId125" Type="http://schemas.openxmlformats.org/officeDocument/2006/relationships/image" Target="media/image59.wmf"/><Relationship Id="rId332" Type="http://schemas.openxmlformats.org/officeDocument/2006/relationships/oleObject" Target="embeddings/oleObject161.bin"/><Relationship Id="rId777" Type="http://schemas.openxmlformats.org/officeDocument/2006/relationships/image" Target="media/image384.wmf"/><Relationship Id="rId984" Type="http://schemas.openxmlformats.org/officeDocument/2006/relationships/image" Target="media/image494.wmf"/><Relationship Id="rId637" Type="http://schemas.openxmlformats.org/officeDocument/2006/relationships/image" Target="media/image316.wmf"/><Relationship Id="rId844" Type="http://schemas.openxmlformats.org/officeDocument/2006/relationships/image" Target="media/image421.wmf"/><Relationship Id="rId1267" Type="http://schemas.openxmlformats.org/officeDocument/2006/relationships/image" Target="media/image615.wmf"/><Relationship Id="rId276" Type="http://schemas.openxmlformats.org/officeDocument/2006/relationships/image" Target="media/image138.wmf"/><Relationship Id="rId483" Type="http://schemas.openxmlformats.org/officeDocument/2006/relationships/oleObject" Target="embeddings/oleObject238.bin"/><Relationship Id="rId690" Type="http://schemas.openxmlformats.org/officeDocument/2006/relationships/oleObject" Target="embeddings/oleObject343.bin"/><Relationship Id="rId704" Type="http://schemas.openxmlformats.org/officeDocument/2006/relationships/oleObject" Target="embeddings/oleObject350.bin"/><Relationship Id="rId911" Type="http://schemas.openxmlformats.org/officeDocument/2006/relationships/oleObject" Target="embeddings/oleObject443.bin"/><Relationship Id="rId1127" Type="http://schemas.openxmlformats.org/officeDocument/2006/relationships/image" Target="media/image556.wmf"/><Relationship Id="rId1334" Type="http://schemas.openxmlformats.org/officeDocument/2006/relationships/oleObject" Target="embeddings/oleObject684.bin"/><Relationship Id="rId40" Type="http://schemas.openxmlformats.org/officeDocument/2006/relationships/oleObject" Target="embeddings/oleObject15.bin"/><Relationship Id="rId136" Type="http://schemas.openxmlformats.org/officeDocument/2006/relationships/image" Target="media/image64.wmf"/><Relationship Id="rId343" Type="http://schemas.openxmlformats.org/officeDocument/2006/relationships/image" Target="media/image171.wmf"/><Relationship Id="rId550" Type="http://schemas.openxmlformats.org/officeDocument/2006/relationships/image" Target="media/image273.wmf"/><Relationship Id="rId788" Type="http://schemas.openxmlformats.org/officeDocument/2006/relationships/oleObject" Target="embeddings/oleObject393.bin"/><Relationship Id="rId995" Type="http://schemas.openxmlformats.org/officeDocument/2006/relationships/oleObject" Target="embeddings/oleObject490.bin"/><Relationship Id="rId1180" Type="http://schemas.openxmlformats.org/officeDocument/2006/relationships/oleObject" Target="embeddings/oleObject596.bin"/><Relationship Id="rId1401" Type="http://schemas.openxmlformats.org/officeDocument/2006/relationships/image" Target="media/image673.wmf"/><Relationship Id="rId203" Type="http://schemas.openxmlformats.org/officeDocument/2006/relationships/image" Target="media/image104.wmf"/><Relationship Id="rId648" Type="http://schemas.openxmlformats.org/officeDocument/2006/relationships/image" Target="media/image321.wmf"/><Relationship Id="rId855" Type="http://schemas.openxmlformats.org/officeDocument/2006/relationships/image" Target="media/image432.wmf"/><Relationship Id="rId1040" Type="http://schemas.openxmlformats.org/officeDocument/2006/relationships/oleObject" Target="embeddings/oleObject514.bin"/><Relationship Id="rId1278" Type="http://schemas.openxmlformats.org/officeDocument/2006/relationships/image" Target="media/image619.wmf"/><Relationship Id="rId287" Type="http://schemas.openxmlformats.org/officeDocument/2006/relationships/image" Target="media/image143.wmf"/><Relationship Id="rId410" Type="http://schemas.openxmlformats.org/officeDocument/2006/relationships/oleObject" Target="embeddings/oleObject201.bin"/><Relationship Id="rId494" Type="http://schemas.openxmlformats.org/officeDocument/2006/relationships/image" Target="media/image245.wmf"/><Relationship Id="rId508" Type="http://schemas.openxmlformats.org/officeDocument/2006/relationships/image" Target="media/image252.wmf"/><Relationship Id="rId715" Type="http://schemas.openxmlformats.org/officeDocument/2006/relationships/image" Target="media/image354.wmf"/><Relationship Id="rId922" Type="http://schemas.openxmlformats.org/officeDocument/2006/relationships/image" Target="media/image466.wmf"/><Relationship Id="rId1138" Type="http://schemas.openxmlformats.org/officeDocument/2006/relationships/image" Target="media/image561.wmf"/><Relationship Id="rId1345" Type="http://schemas.openxmlformats.org/officeDocument/2006/relationships/image" Target="media/image650.wmf"/><Relationship Id="rId147" Type="http://schemas.openxmlformats.org/officeDocument/2006/relationships/oleObject" Target="embeddings/oleObject72.bin"/><Relationship Id="rId354" Type="http://schemas.openxmlformats.org/officeDocument/2006/relationships/oleObject" Target="embeddings/oleObject172.bin"/><Relationship Id="rId799" Type="http://schemas.openxmlformats.org/officeDocument/2006/relationships/oleObject" Target="embeddings/oleObject401.bin"/><Relationship Id="rId1191" Type="http://schemas.openxmlformats.org/officeDocument/2006/relationships/image" Target="media/image583.wmf"/><Relationship Id="rId1205" Type="http://schemas.openxmlformats.org/officeDocument/2006/relationships/oleObject" Target="embeddings/oleObject611.bin"/><Relationship Id="rId51" Type="http://schemas.openxmlformats.org/officeDocument/2006/relationships/image" Target="media/image25.wmf"/><Relationship Id="rId561" Type="http://schemas.openxmlformats.org/officeDocument/2006/relationships/oleObject" Target="embeddings/oleObject277.bin"/><Relationship Id="rId659" Type="http://schemas.openxmlformats.org/officeDocument/2006/relationships/oleObject" Target="embeddings/oleObject327.bin"/><Relationship Id="rId866" Type="http://schemas.openxmlformats.org/officeDocument/2006/relationships/image" Target="media/image443.wmf"/><Relationship Id="rId1289" Type="http://schemas.openxmlformats.org/officeDocument/2006/relationships/oleObject" Target="embeddings/oleObject659.bin"/><Relationship Id="rId1412" Type="http://schemas.openxmlformats.org/officeDocument/2006/relationships/oleObject" Target="embeddings/oleObject729.bin"/><Relationship Id="rId214" Type="http://schemas.openxmlformats.org/officeDocument/2006/relationships/oleObject" Target="embeddings/oleObject100.bin"/><Relationship Id="rId298" Type="http://schemas.openxmlformats.org/officeDocument/2006/relationships/oleObject" Target="embeddings/oleObject144.bin"/><Relationship Id="rId421" Type="http://schemas.openxmlformats.org/officeDocument/2006/relationships/image" Target="media/image209.wmf"/><Relationship Id="rId519" Type="http://schemas.openxmlformats.org/officeDocument/2006/relationships/oleObject" Target="embeddings/oleObject256.bin"/><Relationship Id="rId1051" Type="http://schemas.openxmlformats.org/officeDocument/2006/relationships/oleObject" Target="embeddings/oleObject521.bin"/><Relationship Id="rId1149" Type="http://schemas.openxmlformats.org/officeDocument/2006/relationships/oleObject" Target="embeddings/oleObject578.bin"/><Relationship Id="rId1356" Type="http://schemas.openxmlformats.org/officeDocument/2006/relationships/image" Target="media/image655.wmf"/><Relationship Id="rId158" Type="http://schemas.openxmlformats.org/officeDocument/2006/relationships/oleObject" Target="embeddings/oleObject78.bin"/><Relationship Id="rId726" Type="http://schemas.openxmlformats.org/officeDocument/2006/relationships/oleObject" Target="embeddings/oleObject361.bin"/><Relationship Id="rId933" Type="http://schemas.openxmlformats.org/officeDocument/2006/relationships/image" Target="media/image471.wmf"/><Relationship Id="rId1009" Type="http://schemas.openxmlformats.org/officeDocument/2006/relationships/image" Target="media/image506.wmf"/><Relationship Id="rId62" Type="http://schemas.openxmlformats.org/officeDocument/2006/relationships/oleObject" Target="embeddings/oleObject27.bin"/><Relationship Id="rId365" Type="http://schemas.openxmlformats.org/officeDocument/2006/relationships/image" Target="media/image182.wmf"/><Relationship Id="rId572" Type="http://schemas.openxmlformats.org/officeDocument/2006/relationships/image" Target="media/image284.wmf"/><Relationship Id="rId1216" Type="http://schemas.openxmlformats.org/officeDocument/2006/relationships/image" Target="media/image594.wmf"/><Relationship Id="rId1423" Type="http://schemas.openxmlformats.org/officeDocument/2006/relationships/fontTable" Target="fontTable.xml"/><Relationship Id="rId225" Type="http://schemas.openxmlformats.org/officeDocument/2006/relationships/oleObject" Target="embeddings/oleObject106.bin"/><Relationship Id="rId432" Type="http://schemas.openxmlformats.org/officeDocument/2006/relationships/oleObject" Target="embeddings/oleObject212.bin"/><Relationship Id="rId877" Type="http://schemas.openxmlformats.org/officeDocument/2006/relationships/image" Target="media/image449.wmf"/><Relationship Id="rId1062" Type="http://schemas.openxmlformats.org/officeDocument/2006/relationships/oleObject" Target="embeddings/oleObject528.bin"/><Relationship Id="rId737" Type="http://schemas.openxmlformats.org/officeDocument/2006/relationships/image" Target="media/image365.wmf"/><Relationship Id="rId944" Type="http://schemas.openxmlformats.org/officeDocument/2006/relationships/image" Target="media/image476.wmf"/><Relationship Id="rId1367" Type="http://schemas.openxmlformats.org/officeDocument/2006/relationships/oleObject" Target="embeddings/oleObject702.bin"/><Relationship Id="rId73" Type="http://schemas.openxmlformats.org/officeDocument/2006/relationships/image" Target="media/image34.wmf"/><Relationship Id="rId169" Type="http://schemas.openxmlformats.org/officeDocument/2006/relationships/oleObject" Target="embeddings/oleObject84.bin"/><Relationship Id="rId376" Type="http://schemas.openxmlformats.org/officeDocument/2006/relationships/oleObject" Target="embeddings/oleObject183.bin"/><Relationship Id="rId583" Type="http://schemas.openxmlformats.org/officeDocument/2006/relationships/oleObject" Target="embeddings/oleObject288.bin"/><Relationship Id="rId790" Type="http://schemas.openxmlformats.org/officeDocument/2006/relationships/image" Target="media/image390.wmf"/><Relationship Id="rId804" Type="http://schemas.openxmlformats.org/officeDocument/2006/relationships/image" Target="media/image393.wmf"/><Relationship Id="rId1227" Type="http://schemas.openxmlformats.org/officeDocument/2006/relationships/oleObject" Target="embeddings/oleObject623.bin"/><Relationship Id="rId4" Type="http://schemas.openxmlformats.org/officeDocument/2006/relationships/settings" Target="settings.xml"/><Relationship Id="rId236" Type="http://schemas.openxmlformats.org/officeDocument/2006/relationships/image" Target="media/image119.wmf"/><Relationship Id="rId443" Type="http://schemas.openxmlformats.org/officeDocument/2006/relationships/image" Target="media/image220.wmf"/><Relationship Id="rId650" Type="http://schemas.openxmlformats.org/officeDocument/2006/relationships/image" Target="media/image322.wmf"/><Relationship Id="rId888" Type="http://schemas.openxmlformats.org/officeDocument/2006/relationships/oleObject" Target="embeddings/oleObject429.bin"/><Relationship Id="rId1073" Type="http://schemas.openxmlformats.org/officeDocument/2006/relationships/image" Target="media/image533.wmf"/><Relationship Id="rId1280" Type="http://schemas.openxmlformats.org/officeDocument/2006/relationships/image" Target="media/image620.wmf"/><Relationship Id="rId303" Type="http://schemas.openxmlformats.org/officeDocument/2006/relationships/image" Target="media/image151.wmf"/><Relationship Id="rId748" Type="http://schemas.openxmlformats.org/officeDocument/2006/relationships/oleObject" Target="embeddings/oleObject373.bin"/><Relationship Id="rId955" Type="http://schemas.openxmlformats.org/officeDocument/2006/relationships/oleObject" Target="embeddings/oleObject469.bin"/><Relationship Id="rId1140" Type="http://schemas.openxmlformats.org/officeDocument/2006/relationships/image" Target="media/image562.wmf"/><Relationship Id="rId1378" Type="http://schemas.openxmlformats.org/officeDocument/2006/relationships/oleObject" Target="embeddings/oleObject709.bin"/><Relationship Id="rId84" Type="http://schemas.openxmlformats.org/officeDocument/2006/relationships/oleObject" Target="embeddings/oleObject40.bin"/><Relationship Id="rId387" Type="http://schemas.openxmlformats.org/officeDocument/2006/relationships/image" Target="media/image192.wmf"/><Relationship Id="rId510" Type="http://schemas.openxmlformats.org/officeDocument/2006/relationships/image" Target="media/image253.wmf"/><Relationship Id="rId594" Type="http://schemas.openxmlformats.org/officeDocument/2006/relationships/oleObject" Target="embeddings/oleObject294.bin"/><Relationship Id="rId608" Type="http://schemas.openxmlformats.org/officeDocument/2006/relationships/oleObject" Target="embeddings/oleObject301.bin"/><Relationship Id="rId815" Type="http://schemas.openxmlformats.org/officeDocument/2006/relationships/image" Target="media/image398.wmf"/><Relationship Id="rId1238" Type="http://schemas.openxmlformats.org/officeDocument/2006/relationships/oleObject" Target="embeddings/oleObject629.bin"/><Relationship Id="rId247" Type="http://schemas.openxmlformats.org/officeDocument/2006/relationships/image" Target="media/image124.wmf"/><Relationship Id="rId899" Type="http://schemas.openxmlformats.org/officeDocument/2006/relationships/oleObject" Target="embeddings/oleObject436.bin"/><Relationship Id="rId1000" Type="http://schemas.openxmlformats.org/officeDocument/2006/relationships/image" Target="media/image502.wmf"/><Relationship Id="rId1084" Type="http://schemas.openxmlformats.org/officeDocument/2006/relationships/oleObject" Target="embeddings/oleObject542.bin"/><Relationship Id="rId1305" Type="http://schemas.openxmlformats.org/officeDocument/2006/relationships/oleObject" Target="embeddings/oleObject668.bin"/><Relationship Id="rId107" Type="http://schemas.openxmlformats.org/officeDocument/2006/relationships/image" Target="media/image50.wmf"/><Relationship Id="rId454" Type="http://schemas.openxmlformats.org/officeDocument/2006/relationships/image" Target="media/image225.wmf"/><Relationship Id="rId661" Type="http://schemas.openxmlformats.org/officeDocument/2006/relationships/oleObject" Target="embeddings/oleObject328.bin"/><Relationship Id="rId759" Type="http://schemas.openxmlformats.org/officeDocument/2006/relationships/image" Target="media/image375.wmf"/><Relationship Id="rId966" Type="http://schemas.openxmlformats.org/officeDocument/2006/relationships/image" Target="media/image485.wmf"/><Relationship Id="rId1291" Type="http://schemas.openxmlformats.org/officeDocument/2006/relationships/oleObject" Target="embeddings/oleObject660.bin"/><Relationship Id="rId1389" Type="http://schemas.openxmlformats.org/officeDocument/2006/relationships/oleObject" Target="embeddings/oleObject715.bin"/><Relationship Id="rId11" Type="http://schemas.openxmlformats.org/officeDocument/2006/relationships/image" Target="media/image4.wmf"/><Relationship Id="rId314" Type="http://schemas.openxmlformats.org/officeDocument/2006/relationships/oleObject" Target="embeddings/oleObject152.bin"/><Relationship Id="rId398" Type="http://schemas.openxmlformats.org/officeDocument/2006/relationships/oleObject" Target="embeddings/oleObject195.bin"/><Relationship Id="rId521" Type="http://schemas.openxmlformats.org/officeDocument/2006/relationships/oleObject" Target="embeddings/oleObject257.bin"/><Relationship Id="rId619" Type="http://schemas.openxmlformats.org/officeDocument/2006/relationships/image" Target="media/image307.wmf"/><Relationship Id="rId1151" Type="http://schemas.openxmlformats.org/officeDocument/2006/relationships/oleObject" Target="embeddings/oleObject579.bin"/><Relationship Id="rId1249" Type="http://schemas.openxmlformats.org/officeDocument/2006/relationships/image" Target="media/image608.wmf"/><Relationship Id="rId95" Type="http://schemas.openxmlformats.org/officeDocument/2006/relationships/image" Target="media/image44.wmf"/><Relationship Id="rId160" Type="http://schemas.openxmlformats.org/officeDocument/2006/relationships/oleObject" Target="embeddings/oleObject79.bin"/><Relationship Id="rId826" Type="http://schemas.openxmlformats.org/officeDocument/2006/relationships/oleObject" Target="embeddings/oleObject417.bin"/><Relationship Id="rId1011" Type="http://schemas.openxmlformats.org/officeDocument/2006/relationships/image" Target="media/image507.wmf"/><Relationship Id="rId1109" Type="http://schemas.openxmlformats.org/officeDocument/2006/relationships/image" Target="media/image548.wmf"/><Relationship Id="rId258" Type="http://schemas.openxmlformats.org/officeDocument/2006/relationships/image" Target="media/image129.wmf"/><Relationship Id="rId465" Type="http://schemas.openxmlformats.org/officeDocument/2006/relationships/oleObject" Target="embeddings/oleObject229.bin"/><Relationship Id="rId672" Type="http://schemas.openxmlformats.org/officeDocument/2006/relationships/image" Target="media/image333.wmf"/><Relationship Id="rId1095" Type="http://schemas.openxmlformats.org/officeDocument/2006/relationships/oleObject" Target="embeddings/oleObject548.bin"/><Relationship Id="rId1316" Type="http://schemas.openxmlformats.org/officeDocument/2006/relationships/oleObject" Target="embeddings/oleObject674.bin"/><Relationship Id="rId22" Type="http://schemas.openxmlformats.org/officeDocument/2006/relationships/image" Target="media/image11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62.wmf"/><Relationship Id="rId532" Type="http://schemas.openxmlformats.org/officeDocument/2006/relationships/image" Target="media/image264.wmf"/><Relationship Id="rId977" Type="http://schemas.openxmlformats.org/officeDocument/2006/relationships/oleObject" Target="embeddings/oleObject481.bin"/><Relationship Id="rId1162" Type="http://schemas.openxmlformats.org/officeDocument/2006/relationships/image" Target="media/image571.wmf"/><Relationship Id="rId171" Type="http://schemas.openxmlformats.org/officeDocument/2006/relationships/oleObject" Target="embeddings/oleObject85.bin"/><Relationship Id="rId837" Type="http://schemas.openxmlformats.org/officeDocument/2006/relationships/image" Target="media/image414.wmf"/><Relationship Id="rId1022" Type="http://schemas.openxmlformats.org/officeDocument/2006/relationships/image" Target="media/image512.wmf"/><Relationship Id="rId269" Type="http://schemas.openxmlformats.org/officeDocument/2006/relationships/oleObject" Target="embeddings/oleObject129.bin"/><Relationship Id="rId476" Type="http://schemas.openxmlformats.org/officeDocument/2006/relationships/image" Target="media/image236.wmf"/><Relationship Id="rId683" Type="http://schemas.openxmlformats.org/officeDocument/2006/relationships/oleObject" Target="embeddings/oleObject339.bin"/><Relationship Id="rId890" Type="http://schemas.openxmlformats.org/officeDocument/2006/relationships/image" Target="media/image454.wmf"/><Relationship Id="rId904" Type="http://schemas.openxmlformats.org/officeDocument/2006/relationships/image" Target="media/image460.wmf"/><Relationship Id="rId1327" Type="http://schemas.openxmlformats.org/officeDocument/2006/relationships/image" Target="media/image641.wmf"/><Relationship Id="rId33" Type="http://schemas.openxmlformats.org/officeDocument/2006/relationships/image" Target="media/image16.wmf"/><Relationship Id="rId129" Type="http://schemas.openxmlformats.org/officeDocument/2006/relationships/oleObject" Target="embeddings/oleObject63.bin"/><Relationship Id="rId336" Type="http://schemas.openxmlformats.org/officeDocument/2006/relationships/oleObject" Target="embeddings/oleObject163.bin"/><Relationship Id="rId543" Type="http://schemas.openxmlformats.org/officeDocument/2006/relationships/oleObject" Target="embeddings/oleObject268.bin"/><Relationship Id="rId988" Type="http://schemas.openxmlformats.org/officeDocument/2006/relationships/image" Target="media/image496.wmf"/><Relationship Id="rId1173" Type="http://schemas.openxmlformats.org/officeDocument/2006/relationships/oleObject" Target="embeddings/oleObject592.bin"/><Relationship Id="rId1380" Type="http://schemas.openxmlformats.org/officeDocument/2006/relationships/oleObject" Target="embeddings/oleObject710.bin"/><Relationship Id="rId182" Type="http://schemas.openxmlformats.org/officeDocument/2006/relationships/image" Target="media/image89.wmf"/><Relationship Id="rId403" Type="http://schemas.openxmlformats.org/officeDocument/2006/relationships/image" Target="media/image200.wmf"/><Relationship Id="rId750" Type="http://schemas.openxmlformats.org/officeDocument/2006/relationships/oleObject" Target="embeddings/oleObject374.bin"/><Relationship Id="rId848" Type="http://schemas.openxmlformats.org/officeDocument/2006/relationships/image" Target="media/image425.wmf"/><Relationship Id="rId1033" Type="http://schemas.openxmlformats.org/officeDocument/2006/relationships/image" Target="media/image517.wmf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302.bin"/><Relationship Id="rId694" Type="http://schemas.openxmlformats.org/officeDocument/2006/relationships/oleObject" Target="embeddings/oleObject345.bin"/><Relationship Id="rId708" Type="http://schemas.openxmlformats.org/officeDocument/2006/relationships/oleObject" Target="embeddings/oleObject352.bin"/><Relationship Id="rId915" Type="http://schemas.openxmlformats.org/officeDocument/2006/relationships/oleObject" Target="embeddings/oleObject445.bin"/><Relationship Id="rId1240" Type="http://schemas.openxmlformats.org/officeDocument/2006/relationships/oleObject" Target="embeddings/oleObject630.bin"/><Relationship Id="rId1338" Type="http://schemas.openxmlformats.org/officeDocument/2006/relationships/oleObject" Target="embeddings/oleObject686.bin"/><Relationship Id="rId347" Type="http://schemas.openxmlformats.org/officeDocument/2006/relationships/image" Target="media/image173.wmf"/><Relationship Id="rId999" Type="http://schemas.openxmlformats.org/officeDocument/2006/relationships/oleObject" Target="embeddings/oleObject492.bin"/><Relationship Id="rId1100" Type="http://schemas.openxmlformats.org/officeDocument/2006/relationships/image" Target="media/image544.wmf"/><Relationship Id="rId1184" Type="http://schemas.openxmlformats.org/officeDocument/2006/relationships/oleObject" Target="embeddings/oleObject598.bin"/><Relationship Id="rId1405" Type="http://schemas.openxmlformats.org/officeDocument/2006/relationships/oleObject" Target="embeddings/oleObject725.bin"/><Relationship Id="rId44" Type="http://schemas.openxmlformats.org/officeDocument/2006/relationships/oleObject" Target="embeddings/oleObject17.bin"/><Relationship Id="rId554" Type="http://schemas.openxmlformats.org/officeDocument/2006/relationships/image" Target="media/image275.wmf"/><Relationship Id="rId761" Type="http://schemas.openxmlformats.org/officeDocument/2006/relationships/image" Target="media/image376.wmf"/><Relationship Id="rId859" Type="http://schemas.openxmlformats.org/officeDocument/2006/relationships/image" Target="media/image436.wmf"/><Relationship Id="rId1391" Type="http://schemas.openxmlformats.org/officeDocument/2006/relationships/image" Target="media/image669.wmf"/><Relationship Id="rId193" Type="http://schemas.openxmlformats.org/officeDocument/2006/relationships/oleObject" Target="embeddings/oleObject88.bin"/><Relationship Id="rId207" Type="http://schemas.openxmlformats.org/officeDocument/2006/relationships/image" Target="media/image106.wmf"/><Relationship Id="rId414" Type="http://schemas.openxmlformats.org/officeDocument/2006/relationships/oleObject" Target="embeddings/oleObject203.bin"/><Relationship Id="rId498" Type="http://schemas.openxmlformats.org/officeDocument/2006/relationships/image" Target="media/image247.wmf"/><Relationship Id="rId621" Type="http://schemas.openxmlformats.org/officeDocument/2006/relationships/image" Target="media/image308.wmf"/><Relationship Id="rId1044" Type="http://schemas.openxmlformats.org/officeDocument/2006/relationships/oleObject" Target="embeddings/oleObject517.bin"/><Relationship Id="rId1251" Type="http://schemas.openxmlformats.org/officeDocument/2006/relationships/image" Target="media/image609.wmf"/><Relationship Id="rId1349" Type="http://schemas.openxmlformats.org/officeDocument/2006/relationships/oleObject" Target="embeddings/oleObject692.bin"/><Relationship Id="rId260" Type="http://schemas.openxmlformats.org/officeDocument/2006/relationships/image" Target="media/image130.wmf"/><Relationship Id="rId719" Type="http://schemas.openxmlformats.org/officeDocument/2006/relationships/image" Target="media/image356.wmf"/><Relationship Id="rId926" Type="http://schemas.openxmlformats.org/officeDocument/2006/relationships/image" Target="media/image468.wmf"/><Relationship Id="rId1111" Type="http://schemas.openxmlformats.org/officeDocument/2006/relationships/image" Target="media/image549.wmf"/><Relationship Id="rId55" Type="http://schemas.openxmlformats.org/officeDocument/2006/relationships/oleObject" Target="embeddings/oleObject23.bin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4.bin"/><Relationship Id="rId565" Type="http://schemas.openxmlformats.org/officeDocument/2006/relationships/oleObject" Target="embeddings/oleObject279.bin"/><Relationship Id="rId772" Type="http://schemas.openxmlformats.org/officeDocument/2006/relationships/oleObject" Target="embeddings/oleObject385.bin"/><Relationship Id="rId1195" Type="http://schemas.openxmlformats.org/officeDocument/2006/relationships/oleObject" Target="embeddings/oleObject605.bin"/><Relationship Id="rId1209" Type="http://schemas.openxmlformats.org/officeDocument/2006/relationships/oleObject" Target="embeddings/oleObject613.bin"/><Relationship Id="rId1416" Type="http://schemas.openxmlformats.org/officeDocument/2006/relationships/oleObject" Target="embeddings/oleObject732.bin"/><Relationship Id="rId218" Type="http://schemas.openxmlformats.org/officeDocument/2006/relationships/oleObject" Target="embeddings/oleObject102.bin"/><Relationship Id="rId425" Type="http://schemas.openxmlformats.org/officeDocument/2006/relationships/image" Target="media/image211.wmf"/><Relationship Id="rId632" Type="http://schemas.openxmlformats.org/officeDocument/2006/relationships/oleObject" Target="embeddings/oleObject313.bin"/><Relationship Id="rId1055" Type="http://schemas.openxmlformats.org/officeDocument/2006/relationships/oleObject" Target="embeddings/oleObject524.bin"/><Relationship Id="rId1262" Type="http://schemas.openxmlformats.org/officeDocument/2006/relationships/oleObject" Target="embeddings/oleObject644.bin"/><Relationship Id="rId271" Type="http://schemas.openxmlformats.org/officeDocument/2006/relationships/oleObject" Target="embeddings/oleObject130.bin"/><Relationship Id="rId937" Type="http://schemas.openxmlformats.org/officeDocument/2006/relationships/image" Target="media/image473.wmf"/><Relationship Id="rId1122" Type="http://schemas.openxmlformats.org/officeDocument/2006/relationships/oleObject" Target="embeddings/oleObject563.bin"/><Relationship Id="rId66" Type="http://schemas.openxmlformats.org/officeDocument/2006/relationships/oleObject" Target="embeddings/oleObject29.bin"/><Relationship Id="rId131" Type="http://schemas.openxmlformats.org/officeDocument/2006/relationships/oleObject" Target="embeddings/oleObject64.bin"/><Relationship Id="rId369" Type="http://schemas.openxmlformats.org/officeDocument/2006/relationships/image" Target="media/image184.wmf"/><Relationship Id="rId576" Type="http://schemas.openxmlformats.org/officeDocument/2006/relationships/image" Target="media/image286.wmf"/><Relationship Id="rId783" Type="http://schemas.openxmlformats.org/officeDocument/2006/relationships/image" Target="media/image387.wmf"/><Relationship Id="rId990" Type="http://schemas.openxmlformats.org/officeDocument/2006/relationships/image" Target="media/image497.wmf"/><Relationship Id="rId229" Type="http://schemas.openxmlformats.org/officeDocument/2006/relationships/oleObject" Target="embeddings/oleObject108.bin"/><Relationship Id="rId436" Type="http://schemas.openxmlformats.org/officeDocument/2006/relationships/oleObject" Target="embeddings/oleObject214.bin"/><Relationship Id="rId643" Type="http://schemas.openxmlformats.org/officeDocument/2006/relationships/oleObject" Target="embeddings/oleObject319.bin"/><Relationship Id="rId1066" Type="http://schemas.openxmlformats.org/officeDocument/2006/relationships/oleObject" Target="embeddings/oleObject530.bin"/><Relationship Id="rId1273" Type="http://schemas.openxmlformats.org/officeDocument/2006/relationships/oleObject" Target="embeddings/oleObject650.bin"/><Relationship Id="rId850" Type="http://schemas.openxmlformats.org/officeDocument/2006/relationships/image" Target="media/image427.wmf"/><Relationship Id="rId948" Type="http://schemas.openxmlformats.org/officeDocument/2006/relationships/image" Target="media/image478.wmf"/><Relationship Id="rId1133" Type="http://schemas.openxmlformats.org/officeDocument/2006/relationships/image" Target="media/image559.wmf"/><Relationship Id="rId77" Type="http://schemas.openxmlformats.org/officeDocument/2006/relationships/oleObject" Target="embeddings/oleObject36.bin"/><Relationship Id="rId282" Type="http://schemas.openxmlformats.org/officeDocument/2006/relationships/oleObject" Target="embeddings/oleObject136.bin"/><Relationship Id="rId503" Type="http://schemas.openxmlformats.org/officeDocument/2006/relationships/oleObject" Target="embeddings/oleObject248.bin"/><Relationship Id="rId587" Type="http://schemas.openxmlformats.org/officeDocument/2006/relationships/oleObject" Target="embeddings/oleObject290.bin"/><Relationship Id="rId710" Type="http://schemas.openxmlformats.org/officeDocument/2006/relationships/oleObject" Target="embeddings/oleObject353.bin"/><Relationship Id="rId808" Type="http://schemas.openxmlformats.org/officeDocument/2006/relationships/oleObject" Target="embeddings/oleObject408.bin"/><Relationship Id="rId1340" Type="http://schemas.openxmlformats.org/officeDocument/2006/relationships/oleObject" Target="embeddings/oleObject687.bin"/><Relationship Id="rId8" Type="http://schemas.openxmlformats.org/officeDocument/2006/relationships/image" Target="media/image2.jpeg"/><Relationship Id="rId142" Type="http://schemas.openxmlformats.org/officeDocument/2006/relationships/image" Target="media/image67.wmf"/><Relationship Id="rId447" Type="http://schemas.openxmlformats.org/officeDocument/2006/relationships/oleObject" Target="embeddings/oleObject220.bin"/><Relationship Id="rId794" Type="http://schemas.openxmlformats.org/officeDocument/2006/relationships/oleObject" Target="embeddings/oleObject398.bin"/><Relationship Id="rId1077" Type="http://schemas.openxmlformats.org/officeDocument/2006/relationships/image" Target="media/image535.wmf"/><Relationship Id="rId1200" Type="http://schemas.openxmlformats.org/officeDocument/2006/relationships/oleObject" Target="embeddings/oleObject608.bin"/><Relationship Id="rId654" Type="http://schemas.openxmlformats.org/officeDocument/2006/relationships/image" Target="media/image324.wmf"/><Relationship Id="rId861" Type="http://schemas.openxmlformats.org/officeDocument/2006/relationships/image" Target="media/image438.wmf"/><Relationship Id="rId959" Type="http://schemas.openxmlformats.org/officeDocument/2006/relationships/image" Target="media/image482.wmf"/><Relationship Id="rId1284" Type="http://schemas.openxmlformats.org/officeDocument/2006/relationships/image" Target="media/image622.wmf"/><Relationship Id="rId293" Type="http://schemas.openxmlformats.org/officeDocument/2006/relationships/image" Target="media/image146.wmf"/><Relationship Id="rId307" Type="http://schemas.openxmlformats.org/officeDocument/2006/relationships/image" Target="media/image153.wmf"/><Relationship Id="rId514" Type="http://schemas.openxmlformats.org/officeDocument/2006/relationships/image" Target="media/image255.wmf"/><Relationship Id="rId721" Type="http://schemas.openxmlformats.org/officeDocument/2006/relationships/image" Target="media/image357.wmf"/><Relationship Id="rId1144" Type="http://schemas.openxmlformats.org/officeDocument/2006/relationships/oleObject" Target="embeddings/oleObject575.bin"/><Relationship Id="rId1351" Type="http://schemas.openxmlformats.org/officeDocument/2006/relationships/oleObject" Target="embeddings/oleObject693.bin"/><Relationship Id="rId88" Type="http://schemas.openxmlformats.org/officeDocument/2006/relationships/oleObject" Target="embeddings/oleObject42.bin"/><Relationship Id="rId153" Type="http://schemas.openxmlformats.org/officeDocument/2006/relationships/oleObject" Target="embeddings/oleObject75.bin"/><Relationship Id="rId360" Type="http://schemas.openxmlformats.org/officeDocument/2006/relationships/oleObject" Target="embeddings/oleObject175.bin"/><Relationship Id="rId598" Type="http://schemas.openxmlformats.org/officeDocument/2006/relationships/oleObject" Target="embeddings/oleObject296.bin"/><Relationship Id="rId819" Type="http://schemas.openxmlformats.org/officeDocument/2006/relationships/image" Target="media/image400.wmf"/><Relationship Id="rId1004" Type="http://schemas.openxmlformats.org/officeDocument/2006/relationships/image" Target="media/image504.wmf"/><Relationship Id="rId1211" Type="http://schemas.openxmlformats.org/officeDocument/2006/relationships/oleObject" Target="embeddings/oleObject614.bin"/><Relationship Id="rId220" Type="http://schemas.openxmlformats.org/officeDocument/2006/relationships/image" Target="media/image111.wmf"/><Relationship Id="rId458" Type="http://schemas.openxmlformats.org/officeDocument/2006/relationships/image" Target="media/image227.wmf"/><Relationship Id="rId665" Type="http://schemas.openxmlformats.org/officeDocument/2006/relationships/oleObject" Target="embeddings/oleObject330.bin"/><Relationship Id="rId872" Type="http://schemas.openxmlformats.org/officeDocument/2006/relationships/image" Target="media/image447.wmf"/><Relationship Id="rId1088" Type="http://schemas.openxmlformats.org/officeDocument/2006/relationships/image" Target="media/image538.wmf"/><Relationship Id="rId1295" Type="http://schemas.openxmlformats.org/officeDocument/2006/relationships/image" Target="media/image627.wmf"/><Relationship Id="rId1309" Type="http://schemas.openxmlformats.org/officeDocument/2006/relationships/oleObject" Target="embeddings/oleObject670.bin"/><Relationship Id="rId15" Type="http://schemas.openxmlformats.org/officeDocument/2006/relationships/image" Target="media/image7.jpeg"/><Relationship Id="rId318" Type="http://schemas.openxmlformats.org/officeDocument/2006/relationships/oleObject" Target="embeddings/oleObject154.bin"/><Relationship Id="rId525" Type="http://schemas.openxmlformats.org/officeDocument/2006/relationships/oleObject" Target="embeddings/oleObject259.bin"/><Relationship Id="rId732" Type="http://schemas.openxmlformats.org/officeDocument/2006/relationships/oleObject" Target="embeddings/oleObject364.bin"/><Relationship Id="rId1155" Type="http://schemas.openxmlformats.org/officeDocument/2006/relationships/oleObject" Target="embeddings/oleObject581.bin"/><Relationship Id="rId1362" Type="http://schemas.openxmlformats.org/officeDocument/2006/relationships/oleObject" Target="embeddings/oleObject699.bin"/><Relationship Id="rId99" Type="http://schemas.openxmlformats.org/officeDocument/2006/relationships/image" Target="media/image46.wmf"/><Relationship Id="rId164" Type="http://schemas.openxmlformats.org/officeDocument/2006/relationships/oleObject" Target="embeddings/oleObject81.bin"/><Relationship Id="rId371" Type="http://schemas.openxmlformats.org/officeDocument/2006/relationships/image" Target="media/image185.wmf"/><Relationship Id="rId1015" Type="http://schemas.openxmlformats.org/officeDocument/2006/relationships/image" Target="media/image509.wmf"/><Relationship Id="rId1222" Type="http://schemas.openxmlformats.org/officeDocument/2006/relationships/oleObject" Target="embeddings/oleObject620.bin"/><Relationship Id="rId469" Type="http://schemas.openxmlformats.org/officeDocument/2006/relationships/oleObject" Target="embeddings/oleObject231.bin"/><Relationship Id="rId676" Type="http://schemas.openxmlformats.org/officeDocument/2006/relationships/image" Target="media/image335.wmf"/><Relationship Id="rId883" Type="http://schemas.openxmlformats.org/officeDocument/2006/relationships/oleObject" Target="embeddings/oleObject426.bin"/><Relationship Id="rId1099" Type="http://schemas.openxmlformats.org/officeDocument/2006/relationships/oleObject" Target="embeddings/oleObject550.bin"/><Relationship Id="rId26" Type="http://schemas.openxmlformats.org/officeDocument/2006/relationships/image" Target="media/image13.wmf"/><Relationship Id="rId231" Type="http://schemas.openxmlformats.org/officeDocument/2006/relationships/oleObject" Target="embeddings/oleObject109.bin"/><Relationship Id="rId329" Type="http://schemas.openxmlformats.org/officeDocument/2006/relationships/image" Target="media/image164.wmf"/><Relationship Id="rId536" Type="http://schemas.openxmlformats.org/officeDocument/2006/relationships/image" Target="media/image266.wmf"/><Relationship Id="rId1166" Type="http://schemas.openxmlformats.org/officeDocument/2006/relationships/oleObject" Target="embeddings/oleObject588.bin"/><Relationship Id="rId1373" Type="http://schemas.openxmlformats.org/officeDocument/2006/relationships/image" Target="media/image661.wmf"/><Relationship Id="rId175" Type="http://schemas.openxmlformats.org/officeDocument/2006/relationships/oleObject" Target="embeddings/oleObject87.bin"/><Relationship Id="rId743" Type="http://schemas.openxmlformats.org/officeDocument/2006/relationships/oleObject" Target="embeddings/oleObject370.bin"/><Relationship Id="rId950" Type="http://schemas.openxmlformats.org/officeDocument/2006/relationships/oleObject" Target="embeddings/oleObject466.bin"/><Relationship Id="rId1026" Type="http://schemas.openxmlformats.org/officeDocument/2006/relationships/image" Target="media/image514.wmf"/><Relationship Id="rId382" Type="http://schemas.openxmlformats.org/officeDocument/2006/relationships/image" Target="media/image190.wmf"/><Relationship Id="rId603" Type="http://schemas.openxmlformats.org/officeDocument/2006/relationships/image" Target="media/image299.wmf"/><Relationship Id="rId687" Type="http://schemas.openxmlformats.org/officeDocument/2006/relationships/oleObject" Target="embeddings/oleObject341.bin"/><Relationship Id="rId810" Type="http://schemas.openxmlformats.org/officeDocument/2006/relationships/oleObject" Target="embeddings/oleObject409.bin"/><Relationship Id="rId908" Type="http://schemas.openxmlformats.org/officeDocument/2006/relationships/image" Target="media/image462.wmf"/><Relationship Id="rId1233" Type="http://schemas.openxmlformats.org/officeDocument/2006/relationships/oleObject" Target="embeddings/oleObject626.bin"/><Relationship Id="rId242" Type="http://schemas.openxmlformats.org/officeDocument/2006/relationships/image" Target="media/image122.wmf"/><Relationship Id="rId894" Type="http://schemas.openxmlformats.org/officeDocument/2006/relationships/oleObject" Target="embeddings/oleObject433.bin"/><Relationship Id="rId1177" Type="http://schemas.openxmlformats.org/officeDocument/2006/relationships/oleObject" Target="embeddings/oleObject594.bin"/><Relationship Id="rId1300" Type="http://schemas.openxmlformats.org/officeDocument/2006/relationships/image" Target="media/image629.wmf"/><Relationship Id="rId37" Type="http://schemas.openxmlformats.org/officeDocument/2006/relationships/image" Target="media/image18.wmf"/><Relationship Id="rId102" Type="http://schemas.openxmlformats.org/officeDocument/2006/relationships/oleObject" Target="embeddings/oleObject49.bin"/><Relationship Id="rId547" Type="http://schemas.openxmlformats.org/officeDocument/2006/relationships/oleObject" Target="embeddings/oleObject270.bin"/><Relationship Id="rId754" Type="http://schemas.openxmlformats.org/officeDocument/2006/relationships/oleObject" Target="embeddings/oleObject376.bin"/><Relationship Id="rId961" Type="http://schemas.openxmlformats.org/officeDocument/2006/relationships/oleObject" Target="embeddings/oleObject473.bin"/><Relationship Id="rId1384" Type="http://schemas.openxmlformats.org/officeDocument/2006/relationships/oleObject" Target="embeddings/oleObject712.bin"/><Relationship Id="rId90" Type="http://schemas.openxmlformats.org/officeDocument/2006/relationships/oleObject" Target="embeddings/oleObject43.bin"/><Relationship Id="rId186" Type="http://schemas.openxmlformats.org/officeDocument/2006/relationships/image" Target="media/image93.wmf"/><Relationship Id="rId393" Type="http://schemas.openxmlformats.org/officeDocument/2006/relationships/image" Target="media/image195.wmf"/><Relationship Id="rId407" Type="http://schemas.openxmlformats.org/officeDocument/2006/relationships/image" Target="media/image202.wmf"/><Relationship Id="rId614" Type="http://schemas.openxmlformats.org/officeDocument/2006/relationships/oleObject" Target="embeddings/oleObject304.bin"/><Relationship Id="rId821" Type="http://schemas.openxmlformats.org/officeDocument/2006/relationships/image" Target="media/image401.wmf"/><Relationship Id="rId1037" Type="http://schemas.openxmlformats.org/officeDocument/2006/relationships/image" Target="media/image519.wmf"/><Relationship Id="rId1244" Type="http://schemas.openxmlformats.org/officeDocument/2006/relationships/oleObject" Target="embeddings/oleObject633.bin"/><Relationship Id="rId253" Type="http://schemas.openxmlformats.org/officeDocument/2006/relationships/image" Target="media/image127.wmf"/><Relationship Id="rId460" Type="http://schemas.openxmlformats.org/officeDocument/2006/relationships/image" Target="media/image228.wmf"/><Relationship Id="rId698" Type="http://schemas.openxmlformats.org/officeDocument/2006/relationships/oleObject" Target="embeddings/oleObject347.bin"/><Relationship Id="rId919" Type="http://schemas.openxmlformats.org/officeDocument/2006/relationships/oleObject" Target="embeddings/oleObject448.bin"/><Relationship Id="rId1090" Type="http://schemas.openxmlformats.org/officeDocument/2006/relationships/image" Target="media/image539.wmf"/><Relationship Id="rId1104" Type="http://schemas.openxmlformats.org/officeDocument/2006/relationships/image" Target="media/image546.wmf"/><Relationship Id="rId1311" Type="http://schemas.openxmlformats.org/officeDocument/2006/relationships/image" Target="media/image634.wmf"/><Relationship Id="rId48" Type="http://schemas.openxmlformats.org/officeDocument/2006/relationships/oleObject" Target="embeddings/oleObject19.bin"/><Relationship Id="rId113" Type="http://schemas.openxmlformats.org/officeDocument/2006/relationships/image" Target="media/image53.wmf"/><Relationship Id="rId320" Type="http://schemas.openxmlformats.org/officeDocument/2006/relationships/oleObject" Target="embeddings/oleObject155.bin"/><Relationship Id="rId558" Type="http://schemas.openxmlformats.org/officeDocument/2006/relationships/image" Target="media/image277.wmf"/><Relationship Id="rId765" Type="http://schemas.openxmlformats.org/officeDocument/2006/relationships/image" Target="media/image378.wmf"/><Relationship Id="rId972" Type="http://schemas.openxmlformats.org/officeDocument/2006/relationships/image" Target="media/image488.wmf"/><Relationship Id="rId1188" Type="http://schemas.openxmlformats.org/officeDocument/2006/relationships/image" Target="media/image582.wmf"/><Relationship Id="rId1395" Type="http://schemas.openxmlformats.org/officeDocument/2006/relationships/oleObject" Target="embeddings/oleObject719.bin"/><Relationship Id="rId1409" Type="http://schemas.openxmlformats.org/officeDocument/2006/relationships/oleObject" Target="embeddings/oleObject727.bin"/><Relationship Id="rId197" Type="http://schemas.openxmlformats.org/officeDocument/2006/relationships/image" Target="media/image101.wmf"/><Relationship Id="rId418" Type="http://schemas.openxmlformats.org/officeDocument/2006/relationships/oleObject" Target="embeddings/oleObject205.bin"/><Relationship Id="rId625" Type="http://schemas.openxmlformats.org/officeDocument/2006/relationships/image" Target="media/image310.wmf"/><Relationship Id="rId832" Type="http://schemas.openxmlformats.org/officeDocument/2006/relationships/image" Target="media/image409.wmf"/><Relationship Id="rId1048" Type="http://schemas.openxmlformats.org/officeDocument/2006/relationships/image" Target="media/image523.wmf"/><Relationship Id="rId1255" Type="http://schemas.openxmlformats.org/officeDocument/2006/relationships/image" Target="media/image611.wmf"/><Relationship Id="rId264" Type="http://schemas.openxmlformats.org/officeDocument/2006/relationships/image" Target="media/image132.wmf"/><Relationship Id="rId471" Type="http://schemas.openxmlformats.org/officeDocument/2006/relationships/oleObject" Target="embeddings/oleObject232.bin"/><Relationship Id="rId1115" Type="http://schemas.openxmlformats.org/officeDocument/2006/relationships/image" Target="media/image551.wmf"/><Relationship Id="rId1322" Type="http://schemas.openxmlformats.org/officeDocument/2006/relationships/oleObject" Target="embeddings/oleObject678.bin"/><Relationship Id="rId59" Type="http://schemas.openxmlformats.org/officeDocument/2006/relationships/image" Target="media/image28.wmf"/><Relationship Id="rId124" Type="http://schemas.openxmlformats.org/officeDocument/2006/relationships/oleObject" Target="embeddings/oleObject60.bin"/><Relationship Id="rId569" Type="http://schemas.openxmlformats.org/officeDocument/2006/relationships/oleObject" Target="embeddings/oleObject281.bin"/><Relationship Id="rId776" Type="http://schemas.openxmlformats.org/officeDocument/2006/relationships/oleObject" Target="embeddings/oleObject387.bin"/><Relationship Id="rId983" Type="http://schemas.openxmlformats.org/officeDocument/2006/relationships/oleObject" Target="embeddings/oleObject484.bin"/><Relationship Id="rId1199" Type="http://schemas.openxmlformats.org/officeDocument/2006/relationships/image" Target="media/image586.wmf"/><Relationship Id="rId331" Type="http://schemas.openxmlformats.org/officeDocument/2006/relationships/image" Target="media/image165.wmf"/><Relationship Id="rId429" Type="http://schemas.openxmlformats.org/officeDocument/2006/relationships/image" Target="media/image213.wmf"/><Relationship Id="rId636" Type="http://schemas.openxmlformats.org/officeDocument/2006/relationships/oleObject" Target="embeddings/oleObject315.bin"/><Relationship Id="rId1059" Type="http://schemas.openxmlformats.org/officeDocument/2006/relationships/oleObject" Target="embeddings/oleObject526.bin"/><Relationship Id="rId1266" Type="http://schemas.openxmlformats.org/officeDocument/2006/relationships/oleObject" Target="embeddings/oleObject646.bin"/><Relationship Id="rId843" Type="http://schemas.openxmlformats.org/officeDocument/2006/relationships/image" Target="media/image420.wmf"/><Relationship Id="rId1126" Type="http://schemas.openxmlformats.org/officeDocument/2006/relationships/oleObject" Target="embeddings/oleObject565.bin"/><Relationship Id="rId275" Type="http://schemas.openxmlformats.org/officeDocument/2006/relationships/oleObject" Target="embeddings/oleObject132.bin"/><Relationship Id="rId482" Type="http://schemas.openxmlformats.org/officeDocument/2006/relationships/image" Target="media/image239.wmf"/><Relationship Id="rId703" Type="http://schemas.openxmlformats.org/officeDocument/2006/relationships/image" Target="media/image348.wmf"/><Relationship Id="rId910" Type="http://schemas.openxmlformats.org/officeDocument/2006/relationships/oleObject" Target="embeddings/oleObject442.bin"/><Relationship Id="rId1333" Type="http://schemas.openxmlformats.org/officeDocument/2006/relationships/image" Target="media/image644.wmf"/><Relationship Id="rId135" Type="http://schemas.openxmlformats.org/officeDocument/2006/relationships/oleObject" Target="embeddings/oleObject66.bin"/><Relationship Id="rId342" Type="http://schemas.openxmlformats.org/officeDocument/2006/relationships/oleObject" Target="embeddings/oleObject166.bin"/><Relationship Id="rId787" Type="http://schemas.openxmlformats.org/officeDocument/2006/relationships/image" Target="media/image389.wmf"/><Relationship Id="rId994" Type="http://schemas.openxmlformats.org/officeDocument/2006/relationships/image" Target="media/image499.wmf"/><Relationship Id="rId1400" Type="http://schemas.openxmlformats.org/officeDocument/2006/relationships/oleObject" Target="embeddings/oleObject722.bin"/><Relationship Id="rId202" Type="http://schemas.openxmlformats.org/officeDocument/2006/relationships/oleObject" Target="embeddings/oleObject93.bin"/><Relationship Id="rId647" Type="http://schemas.openxmlformats.org/officeDocument/2006/relationships/oleObject" Target="embeddings/oleObject321.bin"/><Relationship Id="rId854" Type="http://schemas.openxmlformats.org/officeDocument/2006/relationships/image" Target="media/image431.wmf"/><Relationship Id="rId1277" Type="http://schemas.openxmlformats.org/officeDocument/2006/relationships/oleObject" Target="embeddings/oleObject653.bin"/><Relationship Id="rId286" Type="http://schemas.openxmlformats.org/officeDocument/2006/relationships/oleObject" Target="embeddings/oleObject138.bin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714" Type="http://schemas.openxmlformats.org/officeDocument/2006/relationships/oleObject" Target="embeddings/oleObject355.bin"/><Relationship Id="rId921" Type="http://schemas.openxmlformats.org/officeDocument/2006/relationships/oleObject" Target="embeddings/oleObject450.bin"/><Relationship Id="rId1137" Type="http://schemas.openxmlformats.org/officeDocument/2006/relationships/oleObject" Target="embeddings/oleObject571.bin"/><Relationship Id="rId1344" Type="http://schemas.openxmlformats.org/officeDocument/2006/relationships/oleObject" Target="embeddings/oleObject689.bin"/><Relationship Id="rId50" Type="http://schemas.openxmlformats.org/officeDocument/2006/relationships/oleObject" Target="embeddings/oleObject20.bin"/><Relationship Id="rId146" Type="http://schemas.openxmlformats.org/officeDocument/2006/relationships/image" Target="media/image69.wmf"/><Relationship Id="rId353" Type="http://schemas.openxmlformats.org/officeDocument/2006/relationships/image" Target="media/image176.wmf"/><Relationship Id="rId560" Type="http://schemas.openxmlformats.org/officeDocument/2006/relationships/image" Target="media/image278.wmf"/><Relationship Id="rId798" Type="http://schemas.openxmlformats.org/officeDocument/2006/relationships/image" Target="media/image392.wmf"/><Relationship Id="rId1190" Type="http://schemas.openxmlformats.org/officeDocument/2006/relationships/oleObject" Target="embeddings/oleObject602.bin"/><Relationship Id="rId1204" Type="http://schemas.openxmlformats.org/officeDocument/2006/relationships/image" Target="media/image588.wmf"/><Relationship Id="rId1411" Type="http://schemas.openxmlformats.org/officeDocument/2006/relationships/image" Target="media/image677.wmf"/><Relationship Id="rId213" Type="http://schemas.openxmlformats.org/officeDocument/2006/relationships/oleObject" Target="embeddings/oleObject99.bin"/><Relationship Id="rId420" Type="http://schemas.openxmlformats.org/officeDocument/2006/relationships/oleObject" Target="embeddings/oleObject206.bin"/><Relationship Id="rId658" Type="http://schemas.openxmlformats.org/officeDocument/2006/relationships/image" Target="media/image326.wmf"/><Relationship Id="rId865" Type="http://schemas.openxmlformats.org/officeDocument/2006/relationships/image" Target="media/image442.wmf"/><Relationship Id="rId1050" Type="http://schemas.openxmlformats.org/officeDocument/2006/relationships/image" Target="media/image524.wmf"/><Relationship Id="rId1288" Type="http://schemas.openxmlformats.org/officeDocument/2006/relationships/image" Target="media/image624.wmf"/><Relationship Id="rId297" Type="http://schemas.openxmlformats.org/officeDocument/2006/relationships/image" Target="media/image148.wmf"/><Relationship Id="rId518" Type="http://schemas.openxmlformats.org/officeDocument/2006/relationships/image" Target="media/image257.wmf"/><Relationship Id="rId725" Type="http://schemas.openxmlformats.org/officeDocument/2006/relationships/image" Target="media/image359.wmf"/><Relationship Id="rId932" Type="http://schemas.openxmlformats.org/officeDocument/2006/relationships/oleObject" Target="embeddings/oleObject456.bin"/><Relationship Id="rId1148" Type="http://schemas.openxmlformats.org/officeDocument/2006/relationships/image" Target="media/image565.wmf"/><Relationship Id="rId1355" Type="http://schemas.openxmlformats.org/officeDocument/2006/relationships/oleObject" Target="embeddings/oleObject695.bin"/><Relationship Id="rId157" Type="http://schemas.openxmlformats.org/officeDocument/2006/relationships/image" Target="media/image74.wmf"/><Relationship Id="rId364" Type="http://schemas.openxmlformats.org/officeDocument/2006/relationships/oleObject" Target="embeddings/oleObject177.bin"/><Relationship Id="rId1008" Type="http://schemas.openxmlformats.org/officeDocument/2006/relationships/oleObject" Target="embeddings/oleObject497.bin"/><Relationship Id="rId1215" Type="http://schemas.openxmlformats.org/officeDocument/2006/relationships/oleObject" Target="embeddings/oleObject616.bin"/><Relationship Id="rId1422" Type="http://schemas.openxmlformats.org/officeDocument/2006/relationships/footer" Target="footer1.xml"/><Relationship Id="rId61" Type="http://schemas.openxmlformats.org/officeDocument/2006/relationships/image" Target="media/image29.wmf"/><Relationship Id="rId571" Type="http://schemas.openxmlformats.org/officeDocument/2006/relationships/oleObject" Target="embeddings/oleObject282.bin"/><Relationship Id="rId669" Type="http://schemas.openxmlformats.org/officeDocument/2006/relationships/oleObject" Target="embeddings/oleObject332.bin"/><Relationship Id="rId876" Type="http://schemas.openxmlformats.org/officeDocument/2006/relationships/oleObject" Target="embeddings/oleObject422.bin"/><Relationship Id="rId1299" Type="http://schemas.openxmlformats.org/officeDocument/2006/relationships/oleObject" Target="embeddings/oleObject665.bin"/><Relationship Id="rId19" Type="http://schemas.openxmlformats.org/officeDocument/2006/relationships/oleObject" Target="embeddings/oleObject4.bin"/><Relationship Id="rId224" Type="http://schemas.openxmlformats.org/officeDocument/2006/relationships/image" Target="media/image113.wmf"/><Relationship Id="rId431" Type="http://schemas.openxmlformats.org/officeDocument/2006/relationships/image" Target="media/image214.wmf"/><Relationship Id="rId529" Type="http://schemas.openxmlformats.org/officeDocument/2006/relationships/oleObject" Target="embeddings/oleObject261.bin"/><Relationship Id="rId736" Type="http://schemas.openxmlformats.org/officeDocument/2006/relationships/oleObject" Target="embeddings/oleObject366.bin"/><Relationship Id="rId1061" Type="http://schemas.openxmlformats.org/officeDocument/2006/relationships/image" Target="media/image528.wmf"/><Relationship Id="rId1159" Type="http://schemas.openxmlformats.org/officeDocument/2006/relationships/oleObject" Target="embeddings/oleObject584.bin"/><Relationship Id="rId1366" Type="http://schemas.openxmlformats.org/officeDocument/2006/relationships/image" Target="media/image659.wmf"/><Relationship Id="rId168" Type="http://schemas.openxmlformats.org/officeDocument/2006/relationships/image" Target="media/image79.wmf"/><Relationship Id="rId943" Type="http://schemas.openxmlformats.org/officeDocument/2006/relationships/oleObject" Target="embeddings/oleObject462.bin"/><Relationship Id="rId1019" Type="http://schemas.openxmlformats.org/officeDocument/2006/relationships/oleObject" Target="embeddings/oleObject503.bin"/><Relationship Id="rId72" Type="http://schemas.openxmlformats.org/officeDocument/2006/relationships/oleObject" Target="embeddings/oleObject33.bin"/><Relationship Id="rId375" Type="http://schemas.openxmlformats.org/officeDocument/2006/relationships/image" Target="media/image187.wmf"/><Relationship Id="rId582" Type="http://schemas.openxmlformats.org/officeDocument/2006/relationships/image" Target="media/image289.wmf"/><Relationship Id="rId803" Type="http://schemas.openxmlformats.org/officeDocument/2006/relationships/oleObject" Target="embeddings/oleObject405.bin"/><Relationship Id="rId1226" Type="http://schemas.openxmlformats.org/officeDocument/2006/relationships/oleObject" Target="embeddings/oleObject622.bin"/><Relationship Id="rId3" Type="http://schemas.openxmlformats.org/officeDocument/2006/relationships/styles" Target="styles.xml"/><Relationship Id="rId235" Type="http://schemas.openxmlformats.org/officeDocument/2006/relationships/oleObject" Target="embeddings/oleObject111.bin"/><Relationship Id="rId442" Type="http://schemas.openxmlformats.org/officeDocument/2006/relationships/oleObject" Target="embeddings/oleObject217.bin"/><Relationship Id="rId887" Type="http://schemas.openxmlformats.org/officeDocument/2006/relationships/image" Target="media/image453.wmf"/><Relationship Id="rId1072" Type="http://schemas.openxmlformats.org/officeDocument/2006/relationships/oleObject" Target="embeddings/oleObject534.bin"/><Relationship Id="rId302" Type="http://schemas.openxmlformats.org/officeDocument/2006/relationships/oleObject" Target="embeddings/oleObject146.bin"/><Relationship Id="rId747" Type="http://schemas.openxmlformats.org/officeDocument/2006/relationships/image" Target="media/image369.wmf"/><Relationship Id="rId954" Type="http://schemas.openxmlformats.org/officeDocument/2006/relationships/image" Target="media/image480.wmf"/><Relationship Id="rId1377" Type="http://schemas.openxmlformats.org/officeDocument/2006/relationships/image" Target="media/image663.wmf"/><Relationship Id="rId83" Type="http://schemas.openxmlformats.org/officeDocument/2006/relationships/image" Target="media/image38.wmf"/><Relationship Id="rId179" Type="http://schemas.openxmlformats.org/officeDocument/2006/relationships/image" Target="media/image86.wmf"/><Relationship Id="rId386" Type="http://schemas.openxmlformats.org/officeDocument/2006/relationships/oleObject" Target="embeddings/oleObject189.bin"/><Relationship Id="rId593" Type="http://schemas.openxmlformats.org/officeDocument/2006/relationships/image" Target="media/image294.wmf"/><Relationship Id="rId607" Type="http://schemas.openxmlformats.org/officeDocument/2006/relationships/image" Target="media/image301.wmf"/><Relationship Id="rId814" Type="http://schemas.openxmlformats.org/officeDocument/2006/relationships/oleObject" Target="embeddings/oleObject411.bin"/><Relationship Id="rId1237" Type="http://schemas.openxmlformats.org/officeDocument/2006/relationships/image" Target="media/image603.wmf"/><Relationship Id="rId246" Type="http://schemas.openxmlformats.org/officeDocument/2006/relationships/oleObject" Target="embeddings/oleObject117.bin"/><Relationship Id="rId453" Type="http://schemas.openxmlformats.org/officeDocument/2006/relationships/oleObject" Target="embeddings/oleObject223.bin"/><Relationship Id="rId660" Type="http://schemas.openxmlformats.org/officeDocument/2006/relationships/image" Target="media/image327.wmf"/><Relationship Id="rId898" Type="http://schemas.openxmlformats.org/officeDocument/2006/relationships/image" Target="media/image457.wmf"/><Relationship Id="rId1083" Type="http://schemas.openxmlformats.org/officeDocument/2006/relationships/image" Target="media/image536.wmf"/><Relationship Id="rId1290" Type="http://schemas.openxmlformats.org/officeDocument/2006/relationships/image" Target="media/image625.wmf"/><Relationship Id="rId1304" Type="http://schemas.openxmlformats.org/officeDocument/2006/relationships/image" Target="media/image631.wmf"/><Relationship Id="rId106" Type="http://schemas.openxmlformats.org/officeDocument/2006/relationships/oleObject" Target="embeddings/oleObject51.bin"/><Relationship Id="rId313" Type="http://schemas.openxmlformats.org/officeDocument/2006/relationships/image" Target="media/image156.wmf"/><Relationship Id="rId758" Type="http://schemas.openxmlformats.org/officeDocument/2006/relationships/oleObject" Target="embeddings/oleObject378.bin"/><Relationship Id="rId965" Type="http://schemas.openxmlformats.org/officeDocument/2006/relationships/oleObject" Target="embeddings/oleObject475.bin"/><Relationship Id="rId1150" Type="http://schemas.openxmlformats.org/officeDocument/2006/relationships/image" Target="media/image566.wmf"/><Relationship Id="rId1388" Type="http://schemas.openxmlformats.org/officeDocument/2006/relationships/oleObject" Target="embeddings/oleObject714.bin"/><Relationship Id="rId10" Type="http://schemas.openxmlformats.org/officeDocument/2006/relationships/oleObject" Target="embeddings/oleObject1.bin"/><Relationship Id="rId94" Type="http://schemas.openxmlformats.org/officeDocument/2006/relationships/oleObject" Target="embeddings/oleObject45.bin"/><Relationship Id="rId397" Type="http://schemas.openxmlformats.org/officeDocument/2006/relationships/image" Target="media/image197.wmf"/><Relationship Id="rId520" Type="http://schemas.openxmlformats.org/officeDocument/2006/relationships/image" Target="media/image258.wmf"/><Relationship Id="rId618" Type="http://schemas.openxmlformats.org/officeDocument/2006/relationships/oleObject" Target="embeddings/oleObject306.bin"/><Relationship Id="rId825" Type="http://schemas.openxmlformats.org/officeDocument/2006/relationships/image" Target="media/image403.wmf"/><Relationship Id="rId1248" Type="http://schemas.openxmlformats.org/officeDocument/2006/relationships/oleObject" Target="embeddings/oleObject635.bin"/><Relationship Id="rId257" Type="http://schemas.openxmlformats.org/officeDocument/2006/relationships/oleObject" Target="embeddings/oleObject123.bin"/><Relationship Id="rId464" Type="http://schemas.openxmlformats.org/officeDocument/2006/relationships/image" Target="media/image230.wmf"/><Relationship Id="rId1010" Type="http://schemas.openxmlformats.org/officeDocument/2006/relationships/oleObject" Target="embeddings/oleObject498.bin"/><Relationship Id="rId1094" Type="http://schemas.openxmlformats.org/officeDocument/2006/relationships/image" Target="media/image541.wmf"/><Relationship Id="rId1108" Type="http://schemas.openxmlformats.org/officeDocument/2006/relationships/oleObject" Target="embeddings/oleObject555.bin"/><Relationship Id="rId1315" Type="http://schemas.openxmlformats.org/officeDocument/2006/relationships/image" Target="media/image636.wmf"/><Relationship Id="rId117" Type="http://schemas.openxmlformats.org/officeDocument/2006/relationships/image" Target="media/image55.wmf"/><Relationship Id="rId671" Type="http://schemas.openxmlformats.org/officeDocument/2006/relationships/oleObject" Target="embeddings/oleObject333.bin"/><Relationship Id="rId769" Type="http://schemas.openxmlformats.org/officeDocument/2006/relationships/image" Target="media/image380.wmf"/><Relationship Id="rId976" Type="http://schemas.openxmlformats.org/officeDocument/2006/relationships/image" Target="media/image490.wmf"/><Relationship Id="rId1399" Type="http://schemas.openxmlformats.org/officeDocument/2006/relationships/oleObject" Target="embeddings/oleObject721.bin"/><Relationship Id="rId324" Type="http://schemas.openxmlformats.org/officeDocument/2006/relationships/oleObject" Target="embeddings/oleObject157.bin"/><Relationship Id="rId531" Type="http://schemas.openxmlformats.org/officeDocument/2006/relationships/oleObject" Target="embeddings/oleObject262.bin"/><Relationship Id="rId629" Type="http://schemas.openxmlformats.org/officeDocument/2006/relationships/image" Target="media/image312.wmf"/><Relationship Id="rId1161" Type="http://schemas.openxmlformats.org/officeDocument/2006/relationships/oleObject" Target="embeddings/oleObject585.bin"/><Relationship Id="rId1259" Type="http://schemas.openxmlformats.org/officeDocument/2006/relationships/image" Target="media/image612.wmf"/><Relationship Id="rId836" Type="http://schemas.openxmlformats.org/officeDocument/2006/relationships/image" Target="media/image413.wmf"/><Relationship Id="rId1021" Type="http://schemas.openxmlformats.org/officeDocument/2006/relationships/oleObject" Target="embeddings/oleObject504.bin"/><Relationship Id="rId1119" Type="http://schemas.openxmlformats.org/officeDocument/2006/relationships/oleObject" Target="embeddings/oleObject561.bin"/><Relationship Id="rId903" Type="http://schemas.openxmlformats.org/officeDocument/2006/relationships/oleObject" Target="embeddings/oleObject438.bin"/><Relationship Id="rId1326" Type="http://schemas.openxmlformats.org/officeDocument/2006/relationships/oleObject" Target="embeddings/oleObject680.bin"/><Relationship Id="rId32" Type="http://schemas.openxmlformats.org/officeDocument/2006/relationships/oleObject" Target="embeddings/oleObject11.bin"/><Relationship Id="rId181" Type="http://schemas.openxmlformats.org/officeDocument/2006/relationships/image" Target="media/image88.wmf"/><Relationship Id="rId279" Type="http://schemas.openxmlformats.org/officeDocument/2006/relationships/image" Target="media/image139.wmf"/><Relationship Id="rId486" Type="http://schemas.openxmlformats.org/officeDocument/2006/relationships/image" Target="media/image241.wmf"/><Relationship Id="rId693" Type="http://schemas.openxmlformats.org/officeDocument/2006/relationships/image" Target="media/image343.wmf"/><Relationship Id="rId139" Type="http://schemas.openxmlformats.org/officeDocument/2006/relationships/oleObject" Target="embeddings/oleObject68.bin"/><Relationship Id="rId346" Type="http://schemas.openxmlformats.org/officeDocument/2006/relationships/oleObject" Target="embeddings/oleObject168.bin"/><Relationship Id="rId553" Type="http://schemas.openxmlformats.org/officeDocument/2006/relationships/oleObject" Target="embeddings/oleObject273.bin"/><Relationship Id="rId760" Type="http://schemas.openxmlformats.org/officeDocument/2006/relationships/oleObject" Target="embeddings/oleObject379.bin"/><Relationship Id="rId998" Type="http://schemas.openxmlformats.org/officeDocument/2006/relationships/image" Target="media/image501.wmf"/><Relationship Id="rId1183" Type="http://schemas.openxmlformats.org/officeDocument/2006/relationships/image" Target="media/image580.wmf"/><Relationship Id="rId1390" Type="http://schemas.openxmlformats.org/officeDocument/2006/relationships/oleObject" Target="embeddings/oleObject716.bin"/><Relationship Id="rId206" Type="http://schemas.openxmlformats.org/officeDocument/2006/relationships/oleObject" Target="embeddings/oleObject95.bin"/><Relationship Id="rId413" Type="http://schemas.openxmlformats.org/officeDocument/2006/relationships/image" Target="media/image205.wmf"/><Relationship Id="rId858" Type="http://schemas.openxmlformats.org/officeDocument/2006/relationships/image" Target="media/image435.wmf"/><Relationship Id="rId1043" Type="http://schemas.openxmlformats.org/officeDocument/2006/relationships/oleObject" Target="embeddings/oleObject516.bin"/><Relationship Id="rId620" Type="http://schemas.openxmlformats.org/officeDocument/2006/relationships/oleObject" Target="embeddings/oleObject307.bin"/><Relationship Id="rId718" Type="http://schemas.openxmlformats.org/officeDocument/2006/relationships/oleObject" Target="embeddings/oleObject357.bin"/><Relationship Id="rId925" Type="http://schemas.openxmlformats.org/officeDocument/2006/relationships/oleObject" Target="embeddings/oleObject452.bin"/><Relationship Id="rId1250" Type="http://schemas.openxmlformats.org/officeDocument/2006/relationships/oleObject" Target="embeddings/oleObject636.bin"/><Relationship Id="rId1348" Type="http://schemas.openxmlformats.org/officeDocument/2006/relationships/image" Target="media/image651.wmf"/><Relationship Id="rId1110" Type="http://schemas.openxmlformats.org/officeDocument/2006/relationships/oleObject" Target="embeddings/oleObject556.bin"/><Relationship Id="rId1208" Type="http://schemas.openxmlformats.org/officeDocument/2006/relationships/image" Target="media/image590.wmf"/><Relationship Id="rId1415" Type="http://schemas.openxmlformats.org/officeDocument/2006/relationships/image" Target="media/image678.wmf"/><Relationship Id="rId54" Type="http://schemas.openxmlformats.org/officeDocument/2006/relationships/oleObject" Target="embeddings/oleObject22.bin"/><Relationship Id="rId270" Type="http://schemas.openxmlformats.org/officeDocument/2006/relationships/image" Target="media/image135.wmf"/><Relationship Id="rId130" Type="http://schemas.openxmlformats.org/officeDocument/2006/relationships/image" Target="media/image61.wmf"/><Relationship Id="rId368" Type="http://schemas.openxmlformats.org/officeDocument/2006/relationships/oleObject" Target="embeddings/oleObject179.bin"/><Relationship Id="rId575" Type="http://schemas.openxmlformats.org/officeDocument/2006/relationships/oleObject" Target="embeddings/oleObject284.bin"/><Relationship Id="rId782" Type="http://schemas.openxmlformats.org/officeDocument/2006/relationships/oleObject" Target="embeddings/oleObject390.bin"/><Relationship Id="rId228" Type="http://schemas.openxmlformats.org/officeDocument/2006/relationships/image" Target="media/image115.wmf"/><Relationship Id="rId435" Type="http://schemas.openxmlformats.org/officeDocument/2006/relationships/image" Target="media/image216.wmf"/><Relationship Id="rId642" Type="http://schemas.openxmlformats.org/officeDocument/2006/relationships/image" Target="media/image318.wmf"/><Relationship Id="rId1065" Type="http://schemas.openxmlformats.org/officeDocument/2006/relationships/image" Target="media/image530.wmf"/><Relationship Id="rId1272" Type="http://schemas.openxmlformats.org/officeDocument/2006/relationships/oleObject" Target="embeddings/oleObject649.bin"/><Relationship Id="rId502" Type="http://schemas.openxmlformats.org/officeDocument/2006/relationships/image" Target="media/image249.wmf"/><Relationship Id="rId947" Type="http://schemas.openxmlformats.org/officeDocument/2006/relationships/oleObject" Target="embeddings/oleObject464.bin"/><Relationship Id="rId1132" Type="http://schemas.openxmlformats.org/officeDocument/2006/relationships/oleObject" Target="embeddings/oleObject568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07.bin"/><Relationship Id="rId292" Type="http://schemas.openxmlformats.org/officeDocument/2006/relationships/oleObject" Target="embeddings/oleObject141.bin"/><Relationship Id="rId597" Type="http://schemas.openxmlformats.org/officeDocument/2006/relationships/image" Target="media/image296.wmf"/><Relationship Id="rId152" Type="http://schemas.openxmlformats.org/officeDocument/2006/relationships/image" Target="media/image72.wmf"/><Relationship Id="rId457" Type="http://schemas.openxmlformats.org/officeDocument/2006/relationships/oleObject" Target="embeddings/oleObject225.bin"/><Relationship Id="rId1087" Type="http://schemas.openxmlformats.org/officeDocument/2006/relationships/oleObject" Target="embeddings/oleObject544.bin"/><Relationship Id="rId1294" Type="http://schemas.openxmlformats.org/officeDocument/2006/relationships/oleObject" Target="embeddings/oleObject662.bin"/><Relationship Id="rId664" Type="http://schemas.openxmlformats.org/officeDocument/2006/relationships/image" Target="media/image329.wmf"/><Relationship Id="rId871" Type="http://schemas.openxmlformats.org/officeDocument/2006/relationships/oleObject" Target="embeddings/oleObject419.bin"/><Relationship Id="rId969" Type="http://schemas.openxmlformats.org/officeDocument/2006/relationships/oleObject" Target="embeddings/oleObject477.bin"/><Relationship Id="rId317" Type="http://schemas.openxmlformats.org/officeDocument/2006/relationships/image" Target="media/image158.wmf"/><Relationship Id="rId524" Type="http://schemas.openxmlformats.org/officeDocument/2006/relationships/image" Target="media/image260.wmf"/><Relationship Id="rId731" Type="http://schemas.openxmlformats.org/officeDocument/2006/relationships/image" Target="media/image362.wmf"/><Relationship Id="rId1154" Type="http://schemas.openxmlformats.org/officeDocument/2006/relationships/image" Target="media/image568.wmf"/><Relationship Id="rId1361" Type="http://schemas.openxmlformats.org/officeDocument/2006/relationships/oleObject" Target="embeddings/oleObject698.bin"/><Relationship Id="rId98" Type="http://schemas.openxmlformats.org/officeDocument/2006/relationships/oleObject" Target="embeddings/oleObject47.bin"/><Relationship Id="rId829" Type="http://schemas.openxmlformats.org/officeDocument/2006/relationships/image" Target="media/image406.wmf"/><Relationship Id="rId1014" Type="http://schemas.openxmlformats.org/officeDocument/2006/relationships/oleObject" Target="embeddings/oleObject500.bin"/><Relationship Id="rId1221" Type="http://schemas.openxmlformats.org/officeDocument/2006/relationships/oleObject" Target="embeddings/oleObject619.bin"/><Relationship Id="rId1319" Type="http://schemas.openxmlformats.org/officeDocument/2006/relationships/oleObject" Target="embeddings/oleObject676.bin"/><Relationship Id="rId25" Type="http://schemas.openxmlformats.org/officeDocument/2006/relationships/oleObject" Target="embeddings/oleObject7.bin"/><Relationship Id="rId174" Type="http://schemas.openxmlformats.org/officeDocument/2006/relationships/image" Target="media/image82.wmf"/><Relationship Id="rId381" Type="http://schemas.openxmlformats.org/officeDocument/2006/relationships/oleObject" Target="embeddings/oleObject186.bin"/><Relationship Id="rId241" Type="http://schemas.openxmlformats.org/officeDocument/2006/relationships/oleObject" Target="embeddings/oleObject114.bin"/><Relationship Id="rId479" Type="http://schemas.openxmlformats.org/officeDocument/2006/relationships/oleObject" Target="embeddings/oleObject236.bin"/><Relationship Id="rId686" Type="http://schemas.openxmlformats.org/officeDocument/2006/relationships/image" Target="media/image340.wmf"/><Relationship Id="rId893" Type="http://schemas.openxmlformats.org/officeDocument/2006/relationships/image" Target="media/image455.wmf"/><Relationship Id="rId339" Type="http://schemas.openxmlformats.org/officeDocument/2006/relationships/image" Target="media/image169.wmf"/><Relationship Id="rId546" Type="http://schemas.openxmlformats.org/officeDocument/2006/relationships/image" Target="media/image271.wmf"/><Relationship Id="rId753" Type="http://schemas.openxmlformats.org/officeDocument/2006/relationships/image" Target="media/image372.wmf"/><Relationship Id="rId1176" Type="http://schemas.openxmlformats.org/officeDocument/2006/relationships/image" Target="media/image577.wmf"/><Relationship Id="rId1383" Type="http://schemas.openxmlformats.org/officeDocument/2006/relationships/image" Target="media/image666.wmf"/><Relationship Id="rId101" Type="http://schemas.openxmlformats.org/officeDocument/2006/relationships/image" Target="media/image47.wmf"/><Relationship Id="rId406" Type="http://schemas.openxmlformats.org/officeDocument/2006/relationships/oleObject" Target="embeddings/oleObject199.bin"/><Relationship Id="rId960" Type="http://schemas.openxmlformats.org/officeDocument/2006/relationships/oleObject" Target="embeddings/oleObject472.bin"/><Relationship Id="rId1036" Type="http://schemas.openxmlformats.org/officeDocument/2006/relationships/oleObject" Target="embeddings/oleObject512.bin"/><Relationship Id="rId1243" Type="http://schemas.openxmlformats.org/officeDocument/2006/relationships/oleObject" Target="embeddings/oleObject632.bin"/><Relationship Id="rId613" Type="http://schemas.openxmlformats.org/officeDocument/2006/relationships/image" Target="media/image304.wmf"/><Relationship Id="rId820" Type="http://schemas.openxmlformats.org/officeDocument/2006/relationships/oleObject" Target="embeddings/oleObject414.bin"/><Relationship Id="rId918" Type="http://schemas.openxmlformats.org/officeDocument/2006/relationships/oleObject" Target="embeddings/oleObject447.bin"/><Relationship Id="rId1103" Type="http://schemas.openxmlformats.org/officeDocument/2006/relationships/oleObject" Target="embeddings/oleObject552.bin"/><Relationship Id="rId1310" Type="http://schemas.openxmlformats.org/officeDocument/2006/relationships/oleObject" Target="embeddings/oleObject671.bin"/><Relationship Id="rId1408" Type="http://schemas.openxmlformats.org/officeDocument/2006/relationships/image" Target="media/image676.wmf"/><Relationship Id="rId47" Type="http://schemas.openxmlformats.org/officeDocument/2006/relationships/image" Target="media/image23.wmf"/><Relationship Id="rId196" Type="http://schemas.openxmlformats.org/officeDocument/2006/relationships/oleObject" Target="embeddings/oleObject90.bin"/><Relationship Id="rId263" Type="http://schemas.openxmlformats.org/officeDocument/2006/relationships/oleObject" Target="embeddings/oleObject126.bin"/><Relationship Id="rId470" Type="http://schemas.openxmlformats.org/officeDocument/2006/relationships/image" Target="media/image233.wmf"/><Relationship Id="rId123" Type="http://schemas.openxmlformats.org/officeDocument/2006/relationships/image" Target="media/image58.wmf"/><Relationship Id="rId330" Type="http://schemas.openxmlformats.org/officeDocument/2006/relationships/oleObject" Target="embeddings/oleObject160.bin"/><Relationship Id="rId568" Type="http://schemas.openxmlformats.org/officeDocument/2006/relationships/image" Target="media/image282.wmf"/><Relationship Id="rId775" Type="http://schemas.openxmlformats.org/officeDocument/2006/relationships/image" Target="media/image383.wmf"/><Relationship Id="rId982" Type="http://schemas.openxmlformats.org/officeDocument/2006/relationships/image" Target="media/image493.wmf"/><Relationship Id="rId1198" Type="http://schemas.openxmlformats.org/officeDocument/2006/relationships/oleObject" Target="embeddings/oleObject607.bin"/><Relationship Id="rId428" Type="http://schemas.openxmlformats.org/officeDocument/2006/relationships/oleObject" Target="embeddings/oleObject210.bin"/><Relationship Id="rId635" Type="http://schemas.openxmlformats.org/officeDocument/2006/relationships/image" Target="media/image315.wmf"/><Relationship Id="rId842" Type="http://schemas.openxmlformats.org/officeDocument/2006/relationships/image" Target="media/image419.wmf"/><Relationship Id="rId1058" Type="http://schemas.openxmlformats.org/officeDocument/2006/relationships/image" Target="media/image527.wmf"/><Relationship Id="rId1265" Type="http://schemas.openxmlformats.org/officeDocument/2006/relationships/image" Target="media/image614.wmf"/><Relationship Id="rId702" Type="http://schemas.openxmlformats.org/officeDocument/2006/relationships/oleObject" Target="embeddings/oleObject349.bin"/><Relationship Id="rId1125" Type="http://schemas.openxmlformats.org/officeDocument/2006/relationships/image" Target="media/image555.wmf"/><Relationship Id="rId1332" Type="http://schemas.openxmlformats.org/officeDocument/2006/relationships/oleObject" Target="embeddings/oleObject683.bin"/><Relationship Id="rId69" Type="http://schemas.openxmlformats.org/officeDocument/2006/relationships/oleObject" Target="embeddings/oleObject31.bin"/><Relationship Id="rId285" Type="http://schemas.openxmlformats.org/officeDocument/2006/relationships/image" Target="media/image142.wmf"/><Relationship Id="rId492" Type="http://schemas.openxmlformats.org/officeDocument/2006/relationships/image" Target="media/image244.wmf"/><Relationship Id="rId797" Type="http://schemas.openxmlformats.org/officeDocument/2006/relationships/oleObject" Target="embeddings/oleObject400.bin"/><Relationship Id="rId145" Type="http://schemas.openxmlformats.org/officeDocument/2006/relationships/oleObject" Target="embeddings/oleObject71.bin"/><Relationship Id="rId352" Type="http://schemas.openxmlformats.org/officeDocument/2006/relationships/oleObject" Target="embeddings/oleObject171.bin"/><Relationship Id="rId1287" Type="http://schemas.openxmlformats.org/officeDocument/2006/relationships/oleObject" Target="embeddings/oleObject658.bin"/><Relationship Id="rId212" Type="http://schemas.openxmlformats.org/officeDocument/2006/relationships/image" Target="media/image108.wmf"/><Relationship Id="rId657" Type="http://schemas.openxmlformats.org/officeDocument/2006/relationships/oleObject" Target="embeddings/oleObject326.bin"/><Relationship Id="rId864" Type="http://schemas.openxmlformats.org/officeDocument/2006/relationships/image" Target="media/image441.wmf"/><Relationship Id="rId517" Type="http://schemas.openxmlformats.org/officeDocument/2006/relationships/oleObject" Target="embeddings/oleObject255.bin"/><Relationship Id="rId724" Type="http://schemas.openxmlformats.org/officeDocument/2006/relationships/oleObject" Target="embeddings/oleObject360.bin"/><Relationship Id="rId931" Type="http://schemas.openxmlformats.org/officeDocument/2006/relationships/image" Target="media/image470.wmf"/><Relationship Id="rId1147" Type="http://schemas.openxmlformats.org/officeDocument/2006/relationships/oleObject" Target="embeddings/oleObject577.bin"/><Relationship Id="rId1354" Type="http://schemas.openxmlformats.org/officeDocument/2006/relationships/image" Target="media/image654.wmf"/><Relationship Id="rId60" Type="http://schemas.openxmlformats.org/officeDocument/2006/relationships/oleObject" Target="embeddings/oleObject26.bin"/><Relationship Id="rId1007" Type="http://schemas.openxmlformats.org/officeDocument/2006/relationships/image" Target="media/image505.wmf"/><Relationship Id="rId1214" Type="http://schemas.openxmlformats.org/officeDocument/2006/relationships/image" Target="media/image593.wmf"/><Relationship Id="rId1421" Type="http://schemas.openxmlformats.org/officeDocument/2006/relationships/header" Target="header1.xml"/><Relationship Id="rId18" Type="http://schemas.openxmlformats.org/officeDocument/2006/relationships/image" Target="media/image9.wmf"/><Relationship Id="rId167" Type="http://schemas.openxmlformats.org/officeDocument/2006/relationships/oleObject" Target="embeddings/oleObject83.bin"/><Relationship Id="rId374" Type="http://schemas.openxmlformats.org/officeDocument/2006/relationships/oleObject" Target="embeddings/oleObject182.bin"/><Relationship Id="rId581" Type="http://schemas.openxmlformats.org/officeDocument/2006/relationships/oleObject" Target="embeddings/oleObject287.bin"/><Relationship Id="rId234" Type="http://schemas.openxmlformats.org/officeDocument/2006/relationships/image" Target="media/image118.wmf"/><Relationship Id="rId679" Type="http://schemas.openxmlformats.org/officeDocument/2006/relationships/oleObject" Target="embeddings/oleObject337.bin"/><Relationship Id="rId886" Type="http://schemas.openxmlformats.org/officeDocument/2006/relationships/oleObject" Target="embeddings/oleObject428.bin"/><Relationship Id="rId2" Type="http://schemas.openxmlformats.org/officeDocument/2006/relationships/numbering" Target="numbering.xml"/><Relationship Id="rId441" Type="http://schemas.openxmlformats.org/officeDocument/2006/relationships/image" Target="media/image219.wmf"/><Relationship Id="rId539" Type="http://schemas.openxmlformats.org/officeDocument/2006/relationships/oleObject" Target="embeddings/oleObject266.bin"/><Relationship Id="rId746" Type="http://schemas.openxmlformats.org/officeDocument/2006/relationships/oleObject" Target="embeddings/oleObject372.bin"/><Relationship Id="rId1071" Type="http://schemas.openxmlformats.org/officeDocument/2006/relationships/image" Target="media/image532.wmf"/><Relationship Id="rId1169" Type="http://schemas.openxmlformats.org/officeDocument/2006/relationships/oleObject" Target="embeddings/oleObject590.bin"/><Relationship Id="rId1376" Type="http://schemas.openxmlformats.org/officeDocument/2006/relationships/oleObject" Target="embeddings/oleObject708.bin"/><Relationship Id="rId301" Type="http://schemas.openxmlformats.org/officeDocument/2006/relationships/image" Target="media/image150.wmf"/><Relationship Id="rId953" Type="http://schemas.openxmlformats.org/officeDocument/2006/relationships/oleObject" Target="embeddings/oleObject468.bin"/><Relationship Id="rId1029" Type="http://schemas.openxmlformats.org/officeDocument/2006/relationships/oleObject" Target="embeddings/oleObject508.bin"/><Relationship Id="rId1236" Type="http://schemas.openxmlformats.org/officeDocument/2006/relationships/oleObject" Target="embeddings/oleObject628.bin"/><Relationship Id="rId82" Type="http://schemas.openxmlformats.org/officeDocument/2006/relationships/oleObject" Target="embeddings/oleObject39.bin"/><Relationship Id="rId606" Type="http://schemas.openxmlformats.org/officeDocument/2006/relationships/oleObject" Target="embeddings/oleObject300.bin"/><Relationship Id="rId813" Type="http://schemas.openxmlformats.org/officeDocument/2006/relationships/image" Target="media/image397.wmf"/><Relationship Id="rId1303" Type="http://schemas.openxmlformats.org/officeDocument/2006/relationships/oleObject" Target="embeddings/oleObject667.bin"/><Relationship Id="rId189" Type="http://schemas.openxmlformats.org/officeDocument/2006/relationships/image" Target="media/image96.wmf"/><Relationship Id="rId396" Type="http://schemas.openxmlformats.org/officeDocument/2006/relationships/oleObject" Target="embeddings/oleObject194.bin"/><Relationship Id="rId256" Type="http://schemas.openxmlformats.org/officeDocument/2006/relationships/oleObject" Target="embeddings/oleObject122.bin"/><Relationship Id="rId463" Type="http://schemas.openxmlformats.org/officeDocument/2006/relationships/oleObject" Target="embeddings/oleObject228.bin"/><Relationship Id="rId670" Type="http://schemas.openxmlformats.org/officeDocument/2006/relationships/image" Target="media/image332.wmf"/><Relationship Id="rId1093" Type="http://schemas.openxmlformats.org/officeDocument/2006/relationships/oleObject" Target="embeddings/oleObject547.bin"/><Relationship Id="rId116" Type="http://schemas.openxmlformats.org/officeDocument/2006/relationships/oleObject" Target="embeddings/oleObject56.bin"/><Relationship Id="rId323" Type="http://schemas.openxmlformats.org/officeDocument/2006/relationships/image" Target="media/image161.wmf"/><Relationship Id="rId530" Type="http://schemas.openxmlformats.org/officeDocument/2006/relationships/image" Target="media/image263.wmf"/><Relationship Id="rId768" Type="http://schemas.openxmlformats.org/officeDocument/2006/relationships/oleObject" Target="embeddings/oleObject383.bin"/><Relationship Id="rId975" Type="http://schemas.openxmlformats.org/officeDocument/2006/relationships/oleObject" Target="embeddings/oleObject480.bin"/><Relationship Id="rId1160" Type="http://schemas.openxmlformats.org/officeDocument/2006/relationships/image" Target="media/image570.wmf"/><Relationship Id="rId1398" Type="http://schemas.openxmlformats.org/officeDocument/2006/relationships/image" Target="media/image672.wmf"/><Relationship Id="rId628" Type="http://schemas.openxmlformats.org/officeDocument/2006/relationships/oleObject" Target="embeddings/oleObject311.bin"/><Relationship Id="rId835" Type="http://schemas.openxmlformats.org/officeDocument/2006/relationships/image" Target="media/image412.wmf"/><Relationship Id="rId1258" Type="http://schemas.openxmlformats.org/officeDocument/2006/relationships/oleObject" Target="embeddings/oleObject641.bin"/><Relationship Id="rId1020" Type="http://schemas.openxmlformats.org/officeDocument/2006/relationships/image" Target="media/image511.wmf"/><Relationship Id="rId1118" Type="http://schemas.openxmlformats.org/officeDocument/2006/relationships/image" Target="media/image552.wmf"/><Relationship Id="rId1325" Type="http://schemas.openxmlformats.org/officeDocument/2006/relationships/image" Target="media/image640.wmf"/><Relationship Id="rId902" Type="http://schemas.openxmlformats.org/officeDocument/2006/relationships/image" Target="media/image459.wmf"/><Relationship Id="rId31" Type="http://schemas.openxmlformats.org/officeDocument/2006/relationships/image" Target="media/image15.wmf"/><Relationship Id="rId180" Type="http://schemas.openxmlformats.org/officeDocument/2006/relationships/image" Target="media/image87.wmf"/><Relationship Id="rId278" Type="http://schemas.openxmlformats.org/officeDocument/2006/relationships/oleObject" Target="embeddings/oleObject134.bin"/><Relationship Id="rId485" Type="http://schemas.openxmlformats.org/officeDocument/2006/relationships/oleObject" Target="embeddings/oleObject239.bin"/><Relationship Id="rId692" Type="http://schemas.openxmlformats.org/officeDocument/2006/relationships/oleObject" Target="embeddings/oleObject344.bin"/><Relationship Id="rId138" Type="http://schemas.openxmlformats.org/officeDocument/2006/relationships/image" Target="media/image65.wmf"/><Relationship Id="rId345" Type="http://schemas.openxmlformats.org/officeDocument/2006/relationships/image" Target="media/image172.wmf"/><Relationship Id="rId552" Type="http://schemas.openxmlformats.org/officeDocument/2006/relationships/image" Target="media/image274.wmf"/><Relationship Id="rId997" Type="http://schemas.openxmlformats.org/officeDocument/2006/relationships/oleObject" Target="embeddings/oleObject491.bin"/><Relationship Id="rId1182" Type="http://schemas.openxmlformats.org/officeDocument/2006/relationships/oleObject" Target="embeddings/oleObject597.bin"/><Relationship Id="rId205" Type="http://schemas.openxmlformats.org/officeDocument/2006/relationships/image" Target="media/image105.wmf"/><Relationship Id="rId412" Type="http://schemas.openxmlformats.org/officeDocument/2006/relationships/oleObject" Target="embeddings/oleObject202.bin"/><Relationship Id="rId857" Type="http://schemas.openxmlformats.org/officeDocument/2006/relationships/image" Target="media/image434.wmf"/><Relationship Id="rId1042" Type="http://schemas.openxmlformats.org/officeDocument/2006/relationships/image" Target="media/image521.wmf"/><Relationship Id="rId717" Type="http://schemas.openxmlformats.org/officeDocument/2006/relationships/image" Target="media/image355.wmf"/><Relationship Id="rId924" Type="http://schemas.openxmlformats.org/officeDocument/2006/relationships/image" Target="media/image467.wmf"/><Relationship Id="rId1347" Type="http://schemas.openxmlformats.org/officeDocument/2006/relationships/oleObject" Target="embeddings/oleObject691.bin"/><Relationship Id="rId53" Type="http://schemas.openxmlformats.org/officeDocument/2006/relationships/image" Target="media/image26.wmf"/><Relationship Id="rId1207" Type="http://schemas.openxmlformats.org/officeDocument/2006/relationships/oleObject" Target="embeddings/oleObject612.bin"/><Relationship Id="rId1414" Type="http://schemas.openxmlformats.org/officeDocument/2006/relationships/oleObject" Target="embeddings/oleObject731.bin"/><Relationship Id="rId367" Type="http://schemas.openxmlformats.org/officeDocument/2006/relationships/image" Target="media/image183.wmf"/><Relationship Id="rId574" Type="http://schemas.openxmlformats.org/officeDocument/2006/relationships/image" Target="media/image285.wmf"/><Relationship Id="rId227" Type="http://schemas.openxmlformats.org/officeDocument/2006/relationships/oleObject" Target="embeddings/oleObject107.bin"/><Relationship Id="rId781" Type="http://schemas.openxmlformats.org/officeDocument/2006/relationships/image" Target="media/image386.wmf"/><Relationship Id="rId879" Type="http://schemas.openxmlformats.org/officeDocument/2006/relationships/image" Target="media/image450.wmf"/><Relationship Id="rId434" Type="http://schemas.openxmlformats.org/officeDocument/2006/relationships/oleObject" Target="embeddings/oleObject213.bin"/><Relationship Id="rId641" Type="http://schemas.openxmlformats.org/officeDocument/2006/relationships/oleObject" Target="embeddings/oleObject318.bin"/><Relationship Id="rId739" Type="http://schemas.openxmlformats.org/officeDocument/2006/relationships/oleObject" Target="embeddings/oleObject368.bin"/><Relationship Id="rId1064" Type="http://schemas.openxmlformats.org/officeDocument/2006/relationships/oleObject" Target="embeddings/oleObject529.bin"/><Relationship Id="rId1271" Type="http://schemas.openxmlformats.org/officeDocument/2006/relationships/image" Target="media/image617.wmf"/><Relationship Id="rId1369" Type="http://schemas.openxmlformats.org/officeDocument/2006/relationships/oleObject" Target="embeddings/oleObject704.bin"/><Relationship Id="rId501" Type="http://schemas.openxmlformats.org/officeDocument/2006/relationships/oleObject" Target="embeddings/oleObject247.bin"/><Relationship Id="rId946" Type="http://schemas.openxmlformats.org/officeDocument/2006/relationships/image" Target="media/image477.wmf"/><Relationship Id="rId1131" Type="http://schemas.openxmlformats.org/officeDocument/2006/relationships/image" Target="media/image558.wmf"/><Relationship Id="rId1229" Type="http://schemas.openxmlformats.org/officeDocument/2006/relationships/oleObject" Target="embeddings/oleObject624.bin"/><Relationship Id="rId75" Type="http://schemas.openxmlformats.org/officeDocument/2006/relationships/oleObject" Target="embeddings/oleObject35.bin"/><Relationship Id="rId806" Type="http://schemas.openxmlformats.org/officeDocument/2006/relationships/image" Target="media/image394.wmf"/><Relationship Id="rId291" Type="http://schemas.openxmlformats.org/officeDocument/2006/relationships/image" Target="media/image145.wmf"/><Relationship Id="rId151" Type="http://schemas.openxmlformats.org/officeDocument/2006/relationships/oleObject" Target="embeddings/oleObject74.bin"/><Relationship Id="rId389" Type="http://schemas.openxmlformats.org/officeDocument/2006/relationships/image" Target="media/image193.wmf"/><Relationship Id="rId596" Type="http://schemas.openxmlformats.org/officeDocument/2006/relationships/oleObject" Target="embeddings/oleObject295.bin"/><Relationship Id="rId249" Type="http://schemas.openxmlformats.org/officeDocument/2006/relationships/image" Target="media/image125.wmf"/><Relationship Id="rId456" Type="http://schemas.openxmlformats.org/officeDocument/2006/relationships/image" Target="media/image226.wmf"/><Relationship Id="rId663" Type="http://schemas.openxmlformats.org/officeDocument/2006/relationships/oleObject" Target="embeddings/oleObject329.bin"/><Relationship Id="rId870" Type="http://schemas.openxmlformats.org/officeDocument/2006/relationships/image" Target="media/image446.wmf"/><Relationship Id="rId1086" Type="http://schemas.openxmlformats.org/officeDocument/2006/relationships/image" Target="media/image537.wmf"/><Relationship Id="rId1293" Type="http://schemas.openxmlformats.org/officeDocument/2006/relationships/image" Target="media/image626.wmf"/><Relationship Id="rId109" Type="http://schemas.openxmlformats.org/officeDocument/2006/relationships/image" Target="media/image51.wmf"/><Relationship Id="rId316" Type="http://schemas.openxmlformats.org/officeDocument/2006/relationships/oleObject" Target="embeddings/oleObject153.bin"/><Relationship Id="rId523" Type="http://schemas.openxmlformats.org/officeDocument/2006/relationships/oleObject" Target="embeddings/oleObject258.bin"/><Relationship Id="rId968" Type="http://schemas.openxmlformats.org/officeDocument/2006/relationships/image" Target="media/image486.wmf"/><Relationship Id="rId1153" Type="http://schemas.openxmlformats.org/officeDocument/2006/relationships/oleObject" Target="embeddings/oleObject580.bin"/><Relationship Id="rId97" Type="http://schemas.openxmlformats.org/officeDocument/2006/relationships/image" Target="media/image45.wmf"/><Relationship Id="rId730" Type="http://schemas.openxmlformats.org/officeDocument/2006/relationships/oleObject" Target="embeddings/oleObject363.bin"/><Relationship Id="rId828" Type="http://schemas.openxmlformats.org/officeDocument/2006/relationships/image" Target="media/image405.wmf"/><Relationship Id="rId1013" Type="http://schemas.openxmlformats.org/officeDocument/2006/relationships/image" Target="media/image508.wmf"/><Relationship Id="rId1360" Type="http://schemas.openxmlformats.org/officeDocument/2006/relationships/image" Target="media/image657.wmf"/><Relationship Id="rId1220" Type="http://schemas.openxmlformats.org/officeDocument/2006/relationships/image" Target="media/image596.wmf"/><Relationship Id="rId1318" Type="http://schemas.openxmlformats.org/officeDocument/2006/relationships/image" Target="media/image637.wmf"/><Relationship Id="rId24" Type="http://schemas.openxmlformats.org/officeDocument/2006/relationships/image" Target="media/image12.wmf"/><Relationship Id="rId173" Type="http://schemas.openxmlformats.org/officeDocument/2006/relationships/oleObject" Target="embeddings/oleObject86.bin"/><Relationship Id="rId380" Type="http://schemas.openxmlformats.org/officeDocument/2006/relationships/image" Target="media/image189.wmf"/><Relationship Id="rId240" Type="http://schemas.openxmlformats.org/officeDocument/2006/relationships/image" Target="media/image121.wmf"/><Relationship Id="rId478" Type="http://schemas.openxmlformats.org/officeDocument/2006/relationships/image" Target="media/image237.wmf"/><Relationship Id="rId685" Type="http://schemas.openxmlformats.org/officeDocument/2006/relationships/oleObject" Target="embeddings/oleObject340.bin"/><Relationship Id="rId892" Type="http://schemas.openxmlformats.org/officeDocument/2006/relationships/oleObject" Target="embeddings/oleObject432.bin"/><Relationship Id="rId100" Type="http://schemas.openxmlformats.org/officeDocument/2006/relationships/oleObject" Target="embeddings/oleObject48.bin"/><Relationship Id="rId338" Type="http://schemas.openxmlformats.org/officeDocument/2006/relationships/oleObject" Target="embeddings/oleObject164.bin"/><Relationship Id="rId545" Type="http://schemas.openxmlformats.org/officeDocument/2006/relationships/oleObject" Target="embeddings/oleObject269.bin"/><Relationship Id="rId752" Type="http://schemas.openxmlformats.org/officeDocument/2006/relationships/oleObject" Target="embeddings/oleObject375.bin"/><Relationship Id="rId1175" Type="http://schemas.openxmlformats.org/officeDocument/2006/relationships/oleObject" Target="embeddings/oleObject593.bin"/><Relationship Id="rId1382" Type="http://schemas.openxmlformats.org/officeDocument/2006/relationships/oleObject" Target="embeddings/oleObject711.bin"/><Relationship Id="rId405" Type="http://schemas.openxmlformats.org/officeDocument/2006/relationships/image" Target="media/image201.wmf"/><Relationship Id="rId612" Type="http://schemas.openxmlformats.org/officeDocument/2006/relationships/oleObject" Target="embeddings/oleObject303.bin"/><Relationship Id="rId1035" Type="http://schemas.openxmlformats.org/officeDocument/2006/relationships/image" Target="media/image518.wmf"/><Relationship Id="rId1242" Type="http://schemas.openxmlformats.org/officeDocument/2006/relationships/oleObject" Target="embeddings/oleObject631.bin"/><Relationship Id="rId917" Type="http://schemas.openxmlformats.org/officeDocument/2006/relationships/image" Target="media/image465.wmf"/><Relationship Id="rId1102" Type="http://schemas.openxmlformats.org/officeDocument/2006/relationships/image" Target="media/image545.wmf"/><Relationship Id="rId46" Type="http://schemas.openxmlformats.org/officeDocument/2006/relationships/oleObject" Target="embeddings/oleObject18.bin"/><Relationship Id="rId1407" Type="http://schemas.openxmlformats.org/officeDocument/2006/relationships/oleObject" Target="embeddings/oleObject726.bin"/><Relationship Id="rId195" Type="http://schemas.openxmlformats.org/officeDocument/2006/relationships/image" Target="media/image100.wmf"/><Relationship Id="rId262" Type="http://schemas.openxmlformats.org/officeDocument/2006/relationships/image" Target="media/image131.wmf"/><Relationship Id="rId567" Type="http://schemas.openxmlformats.org/officeDocument/2006/relationships/oleObject" Target="embeddings/oleObject280.bin"/><Relationship Id="rId1197" Type="http://schemas.openxmlformats.org/officeDocument/2006/relationships/oleObject" Target="embeddings/oleObject606.bin"/><Relationship Id="rId122" Type="http://schemas.openxmlformats.org/officeDocument/2006/relationships/oleObject" Target="embeddings/oleObject59.bin"/><Relationship Id="rId774" Type="http://schemas.openxmlformats.org/officeDocument/2006/relationships/oleObject" Target="embeddings/oleObject386.bin"/><Relationship Id="rId981" Type="http://schemas.openxmlformats.org/officeDocument/2006/relationships/oleObject" Target="embeddings/oleObject483.bin"/><Relationship Id="rId1057" Type="http://schemas.openxmlformats.org/officeDocument/2006/relationships/oleObject" Target="embeddings/oleObject525.bin"/><Relationship Id="rId427" Type="http://schemas.openxmlformats.org/officeDocument/2006/relationships/image" Target="media/image212.wmf"/><Relationship Id="rId634" Type="http://schemas.openxmlformats.org/officeDocument/2006/relationships/oleObject" Target="embeddings/oleObject314.bin"/><Relationship Id="rId841" Type="http://schemas.openxmlformats.org/officeDocument/2006/relationships/image" Target="media/image418.wmf"/><Relationship Id="rId1264" Type="http://schemas.openxmlformats.org/officeDocument/2006/relationships/oleObject" Target="embeddings/oleObject645.bin"/><Relationship Id="rId701" Type="http://schemas.openxmlformats.org/officeDocument/2006/relationships/image" Target="media/image347.wmf"/><Relationship Id="rId939" Type="http://schemas.openxmlformats.org/officeDocument/2006/relationships/oleObject" Target="embeddings/oleObject460.bin"/><Relationship Id="rId1124" Type="http://schemas.openxmlformats.org/officeDocument/2006/relationships/oleObject" Target="embeddings/oleObject564.bin"/><Relationship Id="rId1331" Type="http://schemas.openxmlformats.org/officeDocument/2006/relationships/image" Target="media/image643.wmf"/><Relationship Id="rId68" Type="http://schemas.openxmlformats.org/officeDocument/2006/relationships/image" Target="media/image32.wmf"/><Relationship Id="rId284" Type="http://schemas.openxmlformats.org/officeDocument/2006/relationships/oleObject" Target="embeddings/oleObject137.bin"/><Relationship Id="rId491" Type="http://schemas.openxmlformats.org/officeDocument/2006/relationships/oleObject" Target="embeddings/oleObject242.bin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vuthratha.wordpress.co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E8DDEA-37F1-43C7-938B-233F810E2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7077</Words>
  <Characters>40343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វិទ្យាល័យហ៊ុនសែនឧត្តរមានជ័យ                                                                                                                     គីមីវិទ្យា ថ្នាក់ទី១២</vt:lpstr>
    </vt:vector>
  </TitlesOfParts>
  <Company/>
  <LinksUpToDate>false</LinksUpToDate>
  <CharactersWithSpaces>47326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វិទ្យាល័យហ៊ុនសែនឧត្តរមានជ័យ                                                                                                                     គីមីវិទ្យា ថ្នាក់ទី១២</dc:title>
  <dc:subject>Use for Font Limon for Microsoft Office 2000.</dc:subject>
  <dc:creator>PHAN RAVY</dc:creator>
  <cp:keywords>Normal Template</cp:keywords>
  <cp:lastModifiedBy>SOUM Som On</cp:lastModifiedBy>
  <cp:revision>2</cp:revision>
  <cp:lastPrinted>2010-11-11T13:40:00Z</cp:lastPrinted>
  <dcterms:created xsi:type="dcterms:W3CDTF">2017-10-15T13:28:00Z</dcterms:created>
  <dcterms:modified xsi:type="dcterms:W3CDTF">2017-10-15T13:28:00Z</dcterms:modified>
</cp:coreProperties>
</file>